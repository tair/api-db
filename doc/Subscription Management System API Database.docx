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2D5BE604"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del w:id="0" w:author="Bob Muller" w:date="2015-07-27T17:04:00Z">
        <w:r w:rsidR="000F00B5" w:rsidDel="0026432D">
          <w:rPr>
            <w:rFonts w:ascii="Arial" w:hAnsi="Arial" w:cs="Arial"/>
            <w:sz w:val="48"/>
            <w:szCs w:val="48"/>
          </w:rPr>
          <w:delText xml:space="preserve">Database </w:delText>
        </w:r>
      </w:del>
      <w:ins w:id="1" w:author="Bob Muller" w:date="2015-07-27T17:04:00Z">
        <w:r w:rsidR="0026432D">
          <w:rPr>
            <w:rFonts w:ascii="Arial" w:hAnsi="Arial" w:cs="Arial"/>
            <w:sz w:val="48"/>
            <w:szCs w:val="48"/>
          </w:rPr>
          <w:t xml:space="preserve">Subscription </w:t>
        </w:r>
        <w:r w:rsidR="0026432D">
          <w:rPr>
            <w:rFonts w:ascii="Arial" w:hAnsi="Arial" w:cs="Arial"/>
            <w:sz w:val="48"/>
            <w:szCs w:val="48"/>
          </w:rPr>
          <w:br/>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t xml:space="preserve">Management System </w:t>
        </w:r>
      </w:ins>
    </w:p>
    <w:p w14:paraId="4FF78CCC" w14:textId="63812E57" w:rsidR="000F00B5" w:rsidRPr="006D2455" w:rsidRDefault="000F00B5" w:rsidP="000F00B5">
      <w:pPr>
        <w:spacing w:before="1440"/>
        <w:rPr>
          <w:rFonts w:ascii="Arial" w:hAnsi="Arial" w:cs="Arial"/>
          <w:b/>
          <w:sz w:val="48"/>
          <w:szCs w:val="48"/>
        </w:rPr>
      </w:pPr>
      <w:del w:id="2" w:author="Bob Muller" w:date="2015-07-27T17:03:00Z">
        <w:r w:rsidDel="0026432D">
          <w:rPr>
            <w:rFonts w:ascii="Arial" w:hAnsi="Arial" w:cs="Arial"/>
            <w:b/>
            <w:sz w:val="48"/>
            <w:szCs w:val="48"/>
          </w:rPr>
          <w:delText>Subscription Management System</w:delText>
        </w:r>
      </w:del>
      <w:ins w:id="3" w:author="Bob Muller" w:date="2015-07-27T17:06:00Z">
        <w:r w:rsidR="0026432D">
          <w:rPr>
            <w:rFonts w:ascii="Arial" w:hAnsi="Arial" w:cs="Arial"/>
            <w:b/>
            <w:sz w:val="48"/>
            <w:szCs w:val="48"/>
          </w:rPr>
          <w:t>API</w:t>
        </w:r>
      </w:ins>
      <w:ins w:id="4" w:author="Bob Muller" w:date="2015-07-27T17:03:00Z">
        <w:r w:rsidR="0026432D">
          <w:rPr>
            <w:rFonts w:ascii="Arial" w:hAnsi="Arial" w:cs="Arial"/>
            <w:b/>
            <w:sz w:val="48"/>
            <w:szCs w:val="48"/>
          </w:rPr>
          <w:t>/DB</w:t>
        </w:r>
      </w:ins>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378723B1" w:rsidR="000F00B5" w:rsidRDefault="00D265AE" w:rsidP="000F00B5">
      <w:pPr>
        <w:spacing w:before="720"/>
        <w:rPr>
          <w:rFonts w:ascii="Arial" w:hAnsi="Arial" w:cs="Arial"/>
        </w:rPr>
      </w:pPr>
      <w:r>
        <w:rPr>
          <w:rFonts w:ascii="Arial" w:hAnsi="Arial" w:cs="Arial"/>
          <w:noProof/>
        </w:rPr>
        <w:t>July 2</w:t>
      </w:r>
      <w:r w:rsidR="00C373C2">
        <w:rPr>
          <w:rFonts w:ascii="Arial" w:hAnsi="Arial" w:cs="Arial"/>
          <w:noProof/>
        </w:rPr>
        <w:t>7</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pPr>
        <w:rPr>
          <w:ins w:id="7" w:author="Bob Muller" w:date="2015-07-27T17:04:00Z"/>
        </w:rPr>
      </w:pPr>
      <w:r>
        <w:t>The Phoenix Subscription Management System Application Programming Interface (API) is a RESTful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3993F11C" w14:textId="72B55BD9" w:rsidR="0026432D" w:rsidRDefault="0026432D" w:rsidP="000F00B5">
      <w:ins w:id="8" w:author="Bob Muller" w:date="2015-07-27T17:06:00Z">
        <w:r>
          <w:t>API</w:t>
        </w:r>
      </w:ins>
      <w:ins w:id="9" w:author="Bob Muller" w:date="2015-07-27T17:04:00Z">
        <w:r>
          <w:t>/DB is a Java subsystem that provides data access services to the Java version of the Phoenix API.</w:t>
        </w:r>
      </w:ins>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r w:rsidR="00FD7AFA">
        <w:t>; API keys to authenticate callers of the API</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5C1C1539"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w:t>
      </w:r>
      <w:r w:rsidR="00D85072">
        <w:t xml:space="preserve">Partners have subscription descriptions for different subscription contexts, each with multiple lines of text. </w:t>
      </w:r>
      <w:r>
        <w:t xml:space="preserve">Partners have subscriptions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Partners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581E5010" w:rsidR="00684700" w:rsidRDefault="00381B72" w:rsidP="00684700">
      <w:del w:id="10" w:author="Bob Muller" w:date="2015-07-27T16:56:00Z">
        <w:r w:rsidDel="006E7EEF">
          <w:rPr>
            <w:noProof/>
          </w:rPr>
          <w:drawing>
            <wp:inline distT="0" distB="0" distL="0" distR="0" wp14:anchorId="54AA3E06" wp14:editId="6E1FA903">
              <wp:extent cx="5943600" cy="444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263" cy="4446310"/>
                      </a:xfrm>
                      <a:prstGeom prst="rect">
                        <a:avLst/>
                      </a:prstGeom>
                    </pic:spPr>
                  </pic:pic>
                </a:graphicData>
              </a:graphic>
            </wp:inline>
          </w:drawing>
        </w:r>
      </w:del>
      <w:ins w:id="11" w:author="Bob Muller" w:date="2015-07-27T16:57:00Z">
        <w:r w:rsidR="006E7EEF">
          <w:rPr>
            <w:noProof/>
          </w:rPr>
          <w:drawing>
            <wp:inline distT="0" distB="0" distL="0" distR="0" wp14:anchorId="1DF25F2A" wp14:editId="1E60703F">
              <wp:extent cx="5943600" cy="5156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4">
                        <a:extLst>
                          <a:ext uri="{28A0092B-C50C-407E-A947-70E740481C1C}">
                            <a14:useLocalDpi xmlns:a14="http://schemas.microsoft.com/office/drawing/2010/main" val="0"/>
                          </a:ext>
                        </a:extLst>
                      </a:blip>
                      <a:stretch>
                        <a:fillRect/>
                      </a:stretch>
                    </pic:blipFill>
                    <pic:spPr>
                      <a:xfrm>
                        <a:off x="0" y="0"/>
                        <a:ext cx="5944293" cy="5156895"/>
                      </a:xfrm>
                      <a:prstGeom prst="rect">
                        <a:avLst/>
                      </a:prstGeom>
                    </pic:spPr>
                  </pic:pic>
                </a:graphicData>
              </a:graphic>
            </wp:inline>
          </w:drawing>
        </w:r>
      </w:ins>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r w:rsidRPr="0087475A">
        <w:rPr>
          <w:i/>
        </w:rPr>
        <w:t>partnerId:</w:t>
      </w:r>
      <w:r>
        <w:t xml:space="preserve"> unique identifier for the partner (key)</w:t>
      </w:r>
    </w:p>
    <w:p w14:paraId="4EA745A1" w14:textId="77777777" w:rsidR="00684700" w:rsidRDefault="00684700" w:rsidP="00684700">
      <w:pPr>
        <w:pStyle w:val="ListParagraph"/>
        <w:numPr>
          <w:ilvl w:val="1"/>
          <w:numId w:val="29"/>
        </w:numPr>
      </w:pPr>
      <w:r w:rsidRPr="0087475A">
        <w:rPr>
          <w:i/>
        </w:rPr>
        <w:t>name:</w:t>
      </w:r>
      <w:r>
        <w:t xml:space="preserve"> the name of the partner</w:t>
      </w:r>
    </w:p>
    <w:p w14:paraId="7D99D666" w14:textId="0244FD5D" w:rsidR="00381B72" w:rsidRDefault="00381B72" w:rsidP="00684700">
      <w:pPr>
        <w:pStyle w:val="ListParagraph"/>
        <w:numPr>
          <w:ilvl w:val="1"/>
          <w:numId w:val="29"/>
        </w:numPr>
      </w:pPr>
      <w:r w:rsidRPr="009275F4">
        <w:rPr>
          <w:i/>
        </w:rPr>
        <w:t>logoUri:</w:t>
      </w:r>
      <w:r>
        <w:t xml:space="preserve"> a URI that returns the partner logo</w:t>
      </w:r>
    </w:p>
    <w:p w14:paraId="11C30935" w14:textId="2BB89AB9" w:rsidR="00381B72" w:rsidRDefault="00381B72" w:rsidP="00684700">
      <w:pPr>
        <w:pStyle w:val="ListParagraph"/>
        <w:numPr>
          <w:ilvl w:val="1"/>
          <w:numId w:val="29"/>
        </w:numPr>
      </w:pPr>
      <w:r w:rsidRPr="009275F4">
        <w:rPr>
          <w:i/>
        </w:rPr>
        <w:t>termOfServiceUri:</w:t>
      </w:r>
      <w:r>
        <w:t xml:space="preserve"> a URI that returns the partner terms of service</w:t>
      </w:r>
    </w:p>
    <w:p w14:paraId="022717FF" w14:textId="77777777" w:rsidR="00684700" w:rsidRDefault="00684700" w:rsidP="00684700">
      <w:pPr>
        <w:pStyle w:val="ListParagraph"/>
        <w:keepNext/>
        <w:numPr>
          <w:ilvl w:val="0"/>
          <w:numId w:val="29"/>
        </w:numPr>
      </w:pPr>
      <w:r>
        <w:rPr>
          <w:b/>
        </w:rPr>
        <w:lastRenderedPageBreak/>
        <w:t>PartnerPattern</w:t>
      </w:r>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07EE1442" w:rsidR="00684700" w:rsidRDefault="00684700" w:rsidP="00684700">
      <w:pPr>
        <w:pStyle w:val="ListParagraph"/>
        <w:keepNext/>
        <w:numPr>
          <w:ilvl w:val="1"/>
          <w:numId w:val="29"/>
        </w:numPr>
      </w:pPr>
      <w:r w:rsidRPr="0087475A">
        <w:rPr>
          <w:i/>
        </w:rPr>
        <w:t>partnerId:</w:t>
      </w:r>
      <w:r>
        <w:t xml:space="preserve"> unique identifier for the partner (key</w:t>
      </w:r>
      <w:ins w:id="12" w:author="Bob Muller" w:date="2015-07-27T17:15:00Z">
        <w:r w:rsidR="0084166D">
          <w:t>, foreign key</w:t>
        </w:r>
      </w:ins>
      <w:r>
        <w:t>)</w:t>
      </w:r>
    </w:p>
    <w:p w14:paraId="3E015D5A" w14:textId="797002B1" w:rsidR="00684700" w:rsidRDefault="00684700" w:rsidP="00684700">
      <w:pPr>
        <w:pStyle w:val="ListParagraph"/>
        <w:numPr>
          <w:ilvl w:val="1"/>
          <w:numId w:val="29"/>
        </w:numPr>
        <w:rPr>
          <w:ins w:id="13" w:author="Bob Muller" w:date="2015-07-27T17:07:00Z"/>
        </w:rPr>
      </w:pPr>
      <w:del w:id="14" w:author="Bob Muller" w:date="2015-07-27T17:07:00Z">
        <w:r w:rsidDel="0084166D">
          <w:rPr>
            <w:i/>
          </w:rPr>
          <w:delText>pattern</w:delText>
        </w:r>
      </w:del>
      <w:ins w:id="15" w:author="Bob Muller" w:date="2015-07-27T17:07:00Z">
        <w:r w:rsidR="0084166D">
          <w:rPr>
            <w:i/>
          </w:rPr>
          <w:t>sourceUri</w:t>
        </w:r>
      </w:ins>
      <w:r w:rsidRPr="0087475A">
        <w:rPr>
          <w:i/>
        </w:rPr>
        <w:t>:</w:t>
      </w:r>
      <w:r>
        <w:t xml:space="preserve"> the regular expression that matches a set of URIs for the partner site (key)</w:t>
      </w:r>
    </w:p>
    <w:p w14:paraId="59242886" w14:textId="1FBFF924" w:rsidR="0084166D" w:rsidRDefault="0084166D" w:rsidP="00684700">
      <w:pPr>
        <w:pStyle w:val="ListParagraph"/>
        <w:numPr>
          <w:ilvl w:val="1"/>
          <w:numId w:val="29"/>
        </w:numPr>
      </w:pPr>
      <w:ins w:id="16" w:author="Bob Muller" w:date="2015-07-27T17:08:00Z">
        <w:r>
          <w:rPr>
            <w:i/>
          </w:rPr>
          <w:t>targetUri:</w:t>
        </w:r>
        <w:r>
          <w:t xml:space="preserve"> the URI to which to rewrite the incoming URI</w:t>
        </w:r>
      </w:ins>
    </w:p>
    <w:p w14:paraId="55671D83" w14:textId="77777777" w:rsidR="00684700" w:rsidRDefault="00684700" w:rsidP="00684700">
      <w:pPr>
        <w:pStyle w:val="ListParagraph"/>
        <w:keepNext/>
        <w:numPr>
          <w:ilvl w:val="0"/>
          <w:numId w:val="29"/>
        </w:numPr>
      </w:pPr>
      <w:r w:rsidRPr="005118FC">
        <w:rPr>
          <w:b/>
        </w:rPr>
        <w:t>SubscriptionTerm:</w:t>
      </w:r>
      <w:r>
        <w:t xml:space="preserve"> </w:t>
      </w:r>
      <w:r w:rsidRPr="007D1598">
        <w:t xml:space="preserve">A standardized period of time and price for </w:t>
      </w:r>
      <w:r>
        <w:t>subscriptions to a partner's system; used to provide the list of terms for subscribing for individuals</w:t>
      </w:r>
    </w:p>
    <w:p w14:paraId="6FE3FFEE" w14:textId="6ACDDFBF" w:rsidR="00684700" w:rsidDel="0084166D" w:rsidRDefault="00684700" w:rsidP="00684700">
      <w:pPr>
        <w:pStyle w:val="ListParagraph"/>
        <w:keepNext/>
        <w:numPr>
          <w:ilvl w:val="1"/>
          <w:numId w:val="29"/>
        </w:numPr>
        <w:rPr>
          <w:del w:id="17" w:author="Bob Muller" w:date="2015-07-27T17:09:00Z"/>
        </w:rPr>
      </w:pPr>
      <w:del w:id="18" w:author="Bob Muller" w:date="2015-07-27T17:09:00Z">
        <w:r w:rsidRPr="005118FC" w:rsidDel="0084166D">
          <w:rPr>
            <w:i/>
          </w:rPr>
          <w:delText>subscriptionTermId:</w:delText>
        </w:r>
        <w:r w:rsidDel="0084166D">
          <w:delText xml:space="preserve"> unique identifier for the term (key)</w:delText>
        </w:r>
      </w:del>
    </w:p>
    <w:p w14:paraId="18DE4965" w14:textId="538BEC4F" w:rsidR="00684700" w:rsidRDefault="00684700" w:rsidP="00684700">
      <w:pPr>
        <w:pStyle w:val="ListParagraph"/>
        <w:keepNext/>
        <w:numPr>
          <w:ilvl w:val="1"/>
          <w:numId w:val="29"/>
        </w:numPr>
      </w:pPr>
      <w:r w:rsidRPr="005118FC">
        <w:rPr>
          <w:i/>
        </w:rPr>
        <w:t>partnerId:</w:t>
      </w:r>
      <w:r>
        <w:t xml:space="preserve"> the partner to which the term applies</w:t>
      </w:r>
      <w:ins w:id="19" w:author="Bob Muller" w:date="2015-07-27T17:09:00Z">
        <w:r w:rsidR="0084166D">
          <w:t xml:space="preserve"> (key</w:t>
        </w:r>
      </w:ins>
      <w:ins w:id="20" w:author="Bob Muller" w:date="2015-07-27T17:15:00Z">
        <w:r w:rsidR="0084166D">
          <w:t>, foreign key</w:t>
        </w:r>
      </w:ins>
      <w:ins w:id="21" w:author="Bob Muller" w:date="2015-07-27T17:09:00Z">
        <w:r w:rsidR="0084166D">
          <w:t>)</w:t>
        </w:r>
      </w:ins>
    </w:p>
    <w:p w14:paraId="22B26BF4" w14:textId="6006B954" w:rsidR="00684700" w:rsidRDefault="00684700" w:rsidP="00684700">
      <w:pPr>
        <w:pStyle w:val="ListParagraph"/>
        <w:keepNext/>
        <w:numPr>
          <w:ilvl w:val="1"/>
          <w:numId w:val="29"/>
        </w:numPr>
      </w:pPr>
      <w:r w:rsidRPr="005118FC">
        <w:rPr>
          <w:i/>
        </w:rPr>
        <w:t>period:</w:t>
      </w:r>
      <w:r>
        <w:t xml:space="preserve"> </w:t>
      </w:r>
      <w:r w:rsidRPr="00C076DB">
        <w:t xml:space="preserve">the period of time for which a subscription allows access to a partner </w:t>
      </w:r>
      <w:ins w:id="22" w:author="Bob Muller" w:date="2015-07-27T17:09:00Z">
        <w:r w:rsidR="0084166D">
          <w:t>(key)</w:t>
        </w:r>
      </w:ins>
    </w:p>
    <w:p w14:paraId="31E43553" w14:textId="77777777" w:rsidR="00684700" w:rsidRDefault="00684700" w:rsidP="00684700">
      <w:pPr>
        <w:pStyle w:val="ListParagraph"/>
        <w:keepNext/>
        <w:numPr>
          <w:ilvl w:val="1"/>
          <w:numId w:val="29"/>
        </w:numPr>
      </w:pPr>
      <w:r w:rsidRPr="005118FC">
        <w:rPr>
          <w:i/>
        </w:rPr>
        <w:t>price:</w:t>
      </w:r>
      <w:r>
        <w:t xml:space="preserve"> the price for a </w:t>
      </w:r>
      <w:r w:rsidRPr="00C076DB">
        <w:t>subscription for this term</w:t>
      </w:r>
    </w:p>
    <w:p w14:paraId="6619C8DC" w14:textId="182DF579" w:rsidR="00684700" w:rsidRDefault="00684700" w:rsidP="00390482">
      <w:pPr>
        <w:pStyle w:val="ListParagraph"/>
        <w:numPr>
          <w:ilvl w:val="1"/>
          <w:numId w:val="29"/>
        </w:numPr>
      </w:pPr>
      <w:r w:rsidRPr="00485693">
        <w:rPr>
          <w:i/>
        </w:rPr>
        <w:t>groupDiscountPercentage:</w:t>
      </w:r>
      <w:r>
        <w:t xml:space="preserve"> </w:t>
      </w:r>
      <w:r w:rsidRPr="00C076DB">
        <w:t xml:space="preserve">the discount for this term for a group subscription expressed as a </w:t>
      </w:r>
      <w:r>
        <w:t>decimal number with 2 significant digits past the decimal point</w:t>
      </w:r>
    </w:p>
    <w:p w14:paraId="4D3B933A" w14:textId="018BE6F9" w:rsidR="00AD3AF1" w:rsidRDefault="00AD3AF1" w:rsidP="00390482">
      <w:pPr>
        <w:pStyle w:val="ListParagraph"/>
        <w:numPr>
          <w:ilvl w:val="1"/>
          <w:numId w:val="29"/>
        </w:numPr>
      </w:pPr>
      <w:r w:rsidRPr="009275F4">
        <w:rPr>
          <w:i/>
        </w:rPr>
        <w:t>description:</w:t>
      </w:r>
      <w:r>
        <w:t xml:space="preserve"> a text describing the term suitable for display in the user interface, such as "Annual ($199 USD)" for the 365-day term priced at $199.</w:t>
      </w:r>
    </w:p>
    <w:p w14:paraId="11C5AD7B" w14:textId="4E1608DF" w:rsidR="00D85072" w:rsidRDefault="00D85072" w:rsidP="009275F4">
      <w:pPr>
        <w:pStyle w:val="ListParagraph"/>
        <w:numPr>
          <w:ilvl w:val="0"/>
          <w:numId w:val="29"/>
        </w:numPr>
      </w:pPr>
      <w:r>
        <w:t>SubscriptionDescription: A collection of descriptive texts that the system displays as a section in a partner's subscription pages</w:t>
      </w:r>
    </w:p>
    <w:p w14:paraId="37D804EE" w14:textId="7353ED7B" w:rsidR="00D85072" w:rsidDel="0084166D" w:rsidRDefault="00D85072" w:rsidP="009275F4">
      <w:pPr>
        <w:pStyle w:val="ListParagraph"/>
        <w:numPr>
          <w:ilvl w:val="1"/>
          <w:numId w:val="29"/>
        </w:numPr>
        <w:rPr>
          <w:del w:id="23" w:author="Bob Muller" w:date="2015-07-27T17:11:00Z"/>
        </w:rPr>
      </w:pPr>
      <w:del w:id="24" w:author="Bob Muller" w:date="2015-07-27T17:11:00Z">
        <w:r w:rsidRPr="009275F4" w:rsidDel="0084166D">
          <w:rPr>
            <w:i/>
          </w:rPr>
          <w:delText>subscriptionDescriptionId:</w:delText>
        </w:r>
        <w:r w:rsidDel="0084166D">
          <w:delText xml:space="preserve"> unique identifier for the description (key)</w:delText>
        </w:r>
      </w:del>
    </w:p>
    <w:p w14:paraId="611806E6" w14:textId="39F585B7" w:rsidR="00D85072" w:rsidRDefault="00D85072" w:rsidP="009275F4">
      <w:pPr>
        <w:pStyle w:val="ListParagraph"/>
        <w:numPr>
          <w:ilvl w:val="1"/>
          <w:numId w:val="29"/>
        </w:numPr>
      </w:pPr>
      <w:r w:rsidRPr="009275F4">
        <w:rPr>
          <w:i/>
        </w:rPr>
        <w:t>partnerId:</w:t>
      </w:r>
      <w:r>
        <w:t xml:space="preserve"> the unique identifier of the partner that owns this description</w:t>
      </w:r>
      <w:ins w:id="25" w:author="Bob Muller" w:date="2015-07-27T17:11:00Z">
        <w:r w:rsidR="0084166D">
          <w:t xml:space="preserve"> (key</w:t>
        </w:r>
      </w:ins>
      <w:ins w:id="26" w:author="Bob Muller" w:date="2015-07-27T17:15:00Z">
        <w:r w:rsidR="0084166D">
          <w:t>, foreign key</w:t>
        </w:r>
      </w:ins>
      <w:ins w:id="27" w:author="Bob Muller" w:date="2015-07-27T17:11:00Z">
        <w:r w:rsidR="0084166D">
          <w:t>)</w:t>
        </w:r>
      </w:ins>
    </w:p>
    <w:p w14:paraId="7BF41544" w14:textId="76DCF4FF" w:rsidR="00D85072" w:rsidRDefault="00D85072" w:rsidP="009275F4">
      <w:pPr>
        <w:pStyle w:val="ListParagraph"/>
        <w:numPr>
          <w:ilvl w:val="1"/>
          <w:numId w:val="29"/>
        </w:numPr>
      </w:pPr>
      <w:r w:rsidRPr="009275F4">
        <w:rPr>
          <w:i/>
        </w:rPr>
        <w:t>header:</w:t>
      </w:r>
      <w:r>
        <w:t xml:space="preserve"> required text header for the description section in the user interface</w:t>
      </w:r>
      <w:ins w:id="28" w:author="Bob Muller" w:date="2015-07-27T17:12:00Z">
        <w:r w:rsidR="0084166D">
          <w:t xml:space="preserve"> (key)</w:t>
        </w:r>
      </w:ins>
    </w:p>
    <w:p w14:paraId="3E5F23B6" w14:textId="295CF8DD" w:rsidR="00D85072" w:rsidRDefault="00D85072" w:rsidP="009275F4">
      <w:pPr>
        <w:pStyle w:val="ListParagraph"/>
        <w:numPr>
          <w:ilvl w:val="1"/>
          <w:numId w:val="29"/>
        </w:numPr>
      </w:pPr>
      <w:r w:rsidRPr="009275F4">
        <w:rPr>
          <w:i/>
        </w:rPr>
        <w:t>descriptionType:</w:t>
      </w:r>
      <w:r>
        <w:t xml:space="preserve"> the required kind of subscription for which to display the text (Default, Individual, Institution, Commercial)</w:t>
      </w:r>
    </w:p>
    <w:p w14:paraId="3DC33F61" w14:textId="55D8B03D" w:rsidR="00D85072" w:rsidRDefault="00D85072" w:rsidP="009275F4">
      <w:pPr>
        <w:pStyle w:val="ListParagraph"/>
        <w:numPr>
          <w:ilvl w:val="0"/>
          <w:numId w:val="29"/>
        </w:numPr>
      </w:pPr>
      <w:r>
        <w:t>SubscriptionDescriptionItem: An individual descriptive text line within a subscription description</w:t>
      </w:r>
    </w:p>
    <w:p w14:paraId="36D109BA" w14:textId="0A356167" w:rsidR="0084166D" w:rsidRDefault="0084166D" w:rsidP="0084166D">
      <w:pPr>
        <w:pStyle w:val="ListParagraph"/>
        <w:numPr>
          <w:ilvl w:val="1"/>
          <w:numId w:val="29"/>
        </w:numPr>
        <w:rPr>
          <w:ins w:id="29" w:author="Bob Muller" w:date="2015-07-27T17:12:00Z"/>
        </w:rPr>
      </w:pPr>
      <w:ins w:id="30" w:author="Bob Muller" w:date="2015-07-27T17:12:00Z">
        <w:r w:rsidRPr="009275F4">
          <w:rPr>
            <w:i/>
          </w:rPr>
          <w:t>partnerId:</w:t>
        </w:r>
        <w:r>
          <w:t xml:space="preserve"> the unique identifier of the partner that owns this description (key)</w:t>
        </w:r>
      </w:ins>
      <w:ins w:id="31" w:author="Bob Muller" w:date="2015-07-27T17:13:00Z">
        <w:r>
          <w:t>; part of foreign key to SubscriptionDescription</w:t>
        </w:r>
      </w:ins>
    </w:p>
    <w:p w14:paraId="0C6EF173" w14:textId="4E3CB695" w:rsidR="0084166D" w:rsidRDefault="0084166D" w:rsidP="0084166D">
      <w:pPr>
        <w:pStyle w:val="ListParagraph"/>
        <w:numPr>
          <w:ilvl w:val="1"/>
          <w:numId w:val="29"/>
        </w:numPr>
        <w:rPr>
          <w:ins w:id="32" w:author="Bob Muller" w:date="2015-07-27T17:12:00Z"/>
        </w:rPr>
      </w:pPr>
      <w:ins w:id="33" w:author="Bob Muller" w:date="2015-07-27T17:12:00Z">
        <w:r w:rsidRPr="009275F4">
          <w:rPr>
            <w:i/>
          </w:rPr>
          <w:t>header:</w:t>
        </w:r>
        <w:r>
          <w:t xml:space="preserve"> required text header for the description section in the user interface (key)</w:t>
        </w:r>
      </w:ins>
      <w:ins w:id="34" w:author="Bob Muller" w:date="2015-07-27T17:13:00Z">
        <w:r>
          <w:t>; part of foreign key to SubscriptionDescription</w:t>
        </w:r>
      </w:ins>
    </w:p>
    <w:p w14:paraId="17318A31" w14:textId="6B759752" w:rsidR="0084166D" w:rsidRDefault="0084166D" w:rsidP="0084166D">
      <w:pPr>
        <w:pStyle w:val="ListParagraph"/>
        <w:numPr>
          <w:ilvl w:val="1"/>
          <w:numId w:val="29"/>
        </w:numPr>
        <w:rPr>
          <w:ins w:id="35" w:author="Bob Muller" w:date="2015-07-27T17:12:00Z"/>
        </w:rPr>
      </w:pPr>
      <w:ins w:id="36" w:author="Bob Muller" w:date="2015-07-27T17:12:00Z">
        <w:r>
          <w:rPr>
            <w:i/>
          </w:rPr>
          <w:t xml:space="preserve">subscriptionDescriptionItemNo: </w:t>
        </w:r>
        <w:r>
          <w:t>identifying and ordering integer for a specific item (key); identifies the item in combination with partnerId and header; orders items within header</w:t>
        </w:r>
      </w:ins>
    </w:p>
    <w:p w14:paraId="26ACFFA9" w14:textId="01B7B31B" w:rsidR="00D85072" w:rsidDel="0084166D" w:rsidRDefault="00D85072" w:rsidP="009275F4">
      <w:pPr>
        <w:pStyle w:val="ListParagraph"/>
        <w:numPr>
          <w:ilvl w:val="1"/>
          <w:numId w:val="29"/>
        </w:numPr>
        <w:rPr>
          <w:del w:id="37" w:author="Bob Muller" w:date="2015-07-27T17:12:00Z"/>
        </w:rPr>
      </w:pPr>
      <w:del w:id="38" w:author="Bob Muller" w:date="2015-07-27T17:12:00Z">
        <w:r w:rsidRPr="009275F4" w:rsidDel="0084166D">
          <w:rPr>
            <w:i/>
          </w:rPr>
          <w:delText>subscriptionDescriptionItemId:</w:delText>
        </w:r>
        <w:r w:rsidDel="0084166D">
          <w:delText xml:space="preserve"> unique identifier for the item (key)</w:delText>
        </w:r>
      </w:del>
    </w:p>
    <w:p w14:paraId="71583C8E" w14:textId="04107CE5" w:rsidR="00D85072" w:rsidDel="0084166D" w:rsidRDefault="00D85072" w:rsidP="009275F4">
      <w:pPr>
        <w:pStyle w:val="ListParagraph"/>
        <w:numPr>
          <w:ilvl w:val="1"/>
          <w:numId w:val="29"/>
        </w:numPr>
        <w:rPr>
          <w:del w:id="39" w:author="Bob Muller" w:date="2015-07-27T17:12:00Z"/>
        </w:rPr>
      </w:pPr>
      <w:del w:id="40" w:author="Bob Muller" w:date="2015-07-27T17:12:00Z">
        <w:r w:rsidRPr="009275F4" w:rsidDel="0084166D">
          <w:rPr>
            <w:i/>
          </w:rPr>
          <w:delText>subscriptionDescriptionId:</w:delText>
        </w:r>
        <w:r w:rsidDel="0084166D">
          <w:delText xml:space="preserve"> unique identifier of the description that owns this item</w:delText>
        </w:r>
      </w:del>
    </w:p>
    <w:p w14:paraId="74EDF6B0" w14:textId="6EC40748" w:rsidR="00D85072" w:rsidRDefault="00D85072" w:rsidP="009275F4">
      <w:pPr>
        <w:pStyle w:val="ListParagraph"/>
        <w:numPr>
          <w:ilvl w:val="1"/>
          <w:numId w:val="29"/>
        </w:numPr>
      </w:pPr>
      <w:r w:rsidRPr="009275F4">
        <w:rPr>
          <w:i/>
        </w:rPr>
        <w:t>text:</w:t>
      </w:r>
      <w:r>
        <w:t xml:space="preserve"> required text of the description line</w:t>
      </w:r>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03E49781" w:rsidR="002D2E5D" w:rsidRDefault="006909C2" w:rsidP="004A062D">
      <w:del w:id="41" w:author="Bob Muller" w:date="2015-07-27T16:57:00Z">
        <w:r w:rsidDel="006E7EEF">
          <w:rPr>
            <w:noProof/>
          </w:rPr>
          <w:drawing>
            <wp:inline distT="0" distB="0" distL="0" distR="0" wp14:anchorId="31025858" wp14:editId="59921230">
              <wp:extent cx="5943600" cy="47493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5">
                        <a:extLst>
                          <a:ext uri="{28A0092B-C50C-407E-A947-70E740481C1C}">
                            <a14:useLocalDpi xmlns:a14="http://schemas.microsoft.com/office/drawing/2010/main" val="0"/>
                          </a:ext>
                        </a:extLst>
                      </a:blip>
                      <a:stretch>
                        <a:fillRect/>
                      </a:stretch>
                    </pic:blipFill>
                    <pic:spPr>
                      <a:xfrm>
                        <a:off x="0" y="0"/>
                        <a:ext cx="5945037" cy="4750518"/>
                      </a:xfrm>
                      <a:prstGeom prst="rect">
                        <a:avLst/>
                      </a:prstGeom>
                    </pic:spPr>
                  </pic:pic>
                </a:graphicData>
              </a:graphic>
            </wp:inline>
          </w:drawing>
        </w:r>
      </w:del>
      <w:ins w:id="42" w:author="Bob Muller" w:date="2015-07-27T16:57:00Z">
        <w:r w:rsidR="006E7EEF">
          <w:rPr>
            <w:noProof/>
          </w:rPr>
          <w:drawing>
            <wp:inline distT="0" distB="0" distL="0" distR="0" wp14:anchorId="7394DD7E" wp14:editId="421FEDD8">
              <wp:extent cx="5943600" cy="4455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6">
                        <a:extLst>
                          <a:ext uri="{28A0092B-C50C-407E-A947-70E740481C1C}">
                            <a14:useLocalDpi xmlns:a14="http://schemas.microsoft.com/office/drawing/2010/main" val="0"/>
                          </a:ext>
                        </a:extLst>
                      </a:blip>
                      <a:stretch>
                        <a:fillRect/>
                      </a:stretch>
                    </pic:blipFill>
                    <pic:spPr>
                      <a:xfrm>
                        <a:off x="0" y="0"/>
                        <a:ext cx="5945351" cy="4457045"/>
                      </a:xfrm>
                      <a:prstGeom prst="rect">
                        <a:avLst/>
                      </a:prstGeom>
                    </pic:spPr>
                  </pic:pic>
                </a:graphicData>
              </a:graphic>
            </wp:inline>
          </w:drawing>
        </w:r>
      </w:ins>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r w:rsidRPr="0026369A">
        <w:rPr>
          <w:i/>
        </w:rPr>
        <w:t>partyId:</w:t>
      </w:r>
      <w:r>
        <w:t xml:space="preserve"> unique identifier for the party (key)</w:t>
      </w:r>
    </w:p>
    <w:p w14:paraId="6EEA67E7" w14:textId="424FC70B" w:rsidR="00904200" w:rsidRDefault="00904200" w:rsidP="00C076DB">
      <w:pPr>
        <w:pStyle w:val="ListParagraph"/>
        <w:keepNext/>
        <w:numPr>
          <w:ilvl w:val="1"/>
          <w:numId w:val="29"/>
        </w:numPr>
      </w:pPr>
      <w:r w:rsidRPr="009275F4">
        <w:rPr>
          <w:i/>
        </w:rPr>
        <w:t>name:</w:t>
      </w:r>
      <w:r>
        <w:t xml:space="preserve"> name of the party</w:t>
      </w:r>
    </w:p>
    <w:p w14:paraId="2DC941FA" w14:textId="0F3D7F9F" w:rsidR="007D1598" w:rsidRDefault="006B764F" w:rsidP="007D1598">
      <w:pPr>
        <w:pStyle w:val="ListParagraph"/>
        <w:numPr>
          <w:ilvl w:val="1"/>
          <w:numId w:val="29"/>
        </w:numPr>
      </w:pPr>
      <w:r w:rsidRPr="0026369A">
        <w:rPr>
          <w:i/>
        </w:rPr>
        <w:t>partyType:</w:t>
      </w:r>
      <w:r>
        <w:t xml:space="preserve"> "user"</w:t>
      </w:r>
    </w:p>
    <w:p w14:paraId="648F2828" w14:textId="1767157A" w:rsidR="006B764F" w:rsidRDefault="006B764F" w:rsidP="006B764F">
      <w:pPr>
        <w:pStyle w:val="ListParagraph"/>
        <w:keepNext/>
        <w:numPr>
          <w:ilvl w:val="0"/>
          <w:numId w:val="29"/>
        </w:numPr>
      </w:pPr>
      <w:r w:rsidRPr="006B764F">
        <w:rPr>
          <w:b/>
        </w:rPr>
        <w:t>IpRange:</w:t>
      </w:r>
      <w:r>
        <w:t xml:space="preserve"> </w:t>
      </w:r>
      <w:r w:rsidRPr="007D1598">
        <w:t>A range of IP addresses for a subscription; ranges must not overlap for a subscription, they must be mutually exclusive</w:t>
      </w:r>
    </w:p>
    <w:p w14:paraId="6304664A" w14:textId="7151E894" w:rsidR="006B764F" w:rsidDel="0084166D" w:rsidRDefault="006B764F" w:rsidP="006B764F">
      <w:pPr>
        <w:pStyle w:val="ListParagraph"/>
        <w:keepNext/>
        <w:numPr>
          <w:ilvl w:val="1"/>
          <w:numId w:val="29"/>
        </w:numPr>
        <w:rPr>
          <w:del w:id="43" w:author="Bob Muller" w:date="2015-07-27T17:14:00Z"/>
        </w:rPr>
      </w:pPr>
      <w:del w:id="44" w:author="Bob Muller" w:date="2015-07-27T17:14:00Z">
        <w:r w:rsidRPr="0026369A" w:rsidDel="0084166D">
          <w:rPr>
            <w:i/>
          </w:rPr>
          <w:delText xml:space="preserve">ipRangeId: </w:delText>
        </w:r>
        <w:r w:rsidDel="0084166D">
          <w:delText>unique identifier for the range (key)</w:delText>
        </w:r>
      </w:del>
    </w:p>
    <w:p w14:paraId="0FC20245" w14:textId="6E54736B" w:rsidR="003F7CA9" w:rsidRDefault="003F7CA9" w:rsidP="006B764F">
      <w:pPr>
        <w:pStyle w:val="ListParagraph"/>
        <w:keepNext/>
        <w:numPr>
          <w:ilvl w:val="1"/>
          <w:numId w:val="29"/>
        </w:numPr>
      </w:pPr>
      <w:r w:rsidRPr="009275F4">
        <w:rPr>
          <w:i/>
        </w:rPr>
        <w:t>partyId:</w:t>
      </w:r>
      <w:r>
        <w:t xml:space="preserve"> unique identifier for party that owns the IP range (</w:t>
      </w:r>
      <w:ins w:id="45" w:author="Bob Muller" w:date="2015-07-27T17:14:00Z">
        <w:r w:rsidR="0084166D">
          <w:t xml:space="preserve">key, </w:t>
        </w:r>
      </w:ins>
      <w:r>
        <w:t>foreign key)</w:t>
      </w:r>
    </w:p>
    <w:p w14:paraId="3AD503F8" w14:textId="38DCC13D" w:rsidR="006B764F" w:rsidRDefault="006B764F" w:rsidP="006B764F">
      <w:pPr>
        <w:pStyle w:val="ListParagraph"/>
        <w:keepNext/>
        <w:numPr>
          <w:ilvl w:val="1"/>
          <w:numId w:val="29"/>
        </w:numPr>
      </w:pPr>
      <w:r w:rsidRPr="0026369A">
        <w:rPr>
          <w:i/>
        </w:rPr>
        <w:t>start:</w:t>
      </w:r>
      <w:r>
        <w:t xml:space="preserve"> </w:t>
      </w:r>
      <w:r w:rsidRPr="00C076DB">
        <w:t>the IP address that is the first address in the range; must not be part of any other range for the subscription</w:t>
      </w:r>
      <w:ins w:id="46" w:author="Bob Muller" w:date="2015-07-27T17:14:00Z">
        <w:r w:rsidR="0084166D">
          <w:t xml:space="preserve"> (key)</w:t>
        </w:r>
      </w:ins>
    </w:p>
    <w:p w14:paraId="2AD0DFFB" w14:textId="77777777" w:rsidR="00063AF3" w:rsidRDefault="006B764F" w:rsidP="00F12AEB">
      <w:pPr>
        <w:pStyle w:val="ListParagraph"/>
        <w:numPr>
          <w:ilvl w:val="1"/>
          <w:numId w:val="29"/>
        </w:numPr>
      </w:pPr>
      <w:r w:rsidRPr="00D57127">
        <w:rPr>
          <w:i/>
        </w:rPr>
        <w:t>end:</w:t>
      </w:r>
      <w:r>
        <w:t xml:space="preserve"> </w:t>
      </w:r>
      <w:r w:rsidRPr="00C076DB">
        <w:t>the IP address that is the last address in the range; must be greater than the start and must be a "reasonable" end to the range (TBD)</w:t>
      </w:r>
      <w:bookmarkStart w:id="47" w:name="_Meter"/>
      <w:bookmarkEnd w:id="47"/>
    </w:p>
    <w:p w14:paraId="741F0A7D" w14:textId="1B17905B" w:rsidR="009302DC" w:rsidRDefault="009302DC" w:rsidP="009302DC">
      <w:pPr>
        <w:pStyle w:val="ListParagraph"/>
        <w:keepNext/>
        <w:numPr>
          <w:ilvl w:val="0"/>
          <w:numId w:val="29"/>
        </w:numPr>
      </w:pPr>
      <w:r>
        <w:rPr>
          <w:b/>
        </w:rPr>
        <w:lastRenderedPageBreak/>
        <w:t>Country</w:t>
      </w:r>
      <w:r w:rsidRPr="006B764F">
        <w:rPr>
          <w:b/>
        </w:rPr>
        <w:t>:</w:t>
      </w:r>
      <w:r>
        <w:t xml:space="preserve"> </w:t>
      </w:r>
      <w:r w:rsidRPr="007D1598">
        <w:t xml:space="preserve">A </w:t>
      </w:r>
      <w:r>
        <w:t>country with a unique name</w:t>
      </w:r>
      <w:ins w:id="48" w:author="Bob Muller" w:date="2015-07-27T17:16:00Z">
        <w:r w:rsidR="0084166D">
          <w:t>; used in payment form dropdown</w:t>
        </w:r>
      </w:ins>
    </w:p>
    <w:p w14:paraId="65E25BAA" w14:textId="7D10B3F9" w:rsidR="009302DC" w:rsidRDefault="009302DC" w:rsidP="009302DC">
      <w:pPr>
        <w:pStyle w:val="ListParagraph"/>
        <w:keepNext/>
        <w:numPr>
          <w:ilvl w:val="1"/>
          <w:numId w:val="29"/>
        </w:numPr>
      </w:pPr>
      <w:r>
        <w:rPr>
          <w:i/>
        </w:rPr>
        <w:t>countryId</w:t>
      </w:r>
      <w:r w:rsidRPr="0026369A">
        <w:rPr>
          <w:i/>
        </w:rPr>
        <w:t xml:space="preserve">: </w:t>
      </w:r>
      <w:r>
        <w:t>unique identifier for the country (key)</w:t>
      </w:r>
    </w:p>
    <w:p w14:paraId="04D550EB" w14:textId="1266CB48" w:rsidR="009302DC" w:rsidRDefault="009302DC" w:rsidP="009302DC">
      <w:pPr>
        <w:pStyle w:val="ListParagraph"/>
        <w:keepNext/>
        <w:numPr>
          <w:ilvl w:val="1"/>
          <w:numId w:val="29"/>
        </w:numPr>
      </w:pPr>
      <w:r>
        <w:rPr>
          <w:i/>
        </w:rPr>
        <w:t xml:space="preserve">name: </w:t>
      </w:r>
      <w:r>
        <w:t>unique name for the country</w:t>
      </w:r>
    </w:p>
    <w:p w14:paraId="5066E8F6" w14:textId="2A2D615F" w:rsidR="004A062D" w:rsidRDefault="004A062D" w:rsidP="004A062D">
      <w:pPr>
        <w:pStyle w:val="Heading1"/>
      </w:pPr>
      <w:r>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partner-ip-address counts and a set of limits to enforce on those counts. The user accesses the system, which increments the counts and enforces the limits.</w:t>
      </w:r>
    </w:p>
    <w:p w14:paraId="54DD9DE0" w14:textId="3CD1B114" w:rsidR="007D1598" w:rsidRDefault="00C935C9" w:rsidP="004A062D">
      <w:del w:id="49" w:author="Bob Muller" w:date="2015-07-27T16:57:00Z">
        <w:r w:rsidDel="006E7EEF">
          <w:rPr>
            <w:noProof/>
          </w:rPr>
          <w:drawing>
            <wp:inline distT="0" distB="0" distL="0" distR="0" wp14:anchorId="0F0D56BB" wp14:editId="0307FC8B">
              <wp:extent cx="5943600" cy="51275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7">
                        <a:extLst>
                          <a:ext uri="{28A0092B-C50C-407E-A947-70E740481C1C}">
                            <a14:useLocalDpi xmlns:a14="http://schemas.microsoft.com/office/drawing/2010/main" val="0"/>
                          </a:ext>
                        </a:extLst>
                      </a:blip>
                      <a:stretch>
                        <a:fillRect/>
                      </a:stretch>
                    </pic:blipFill>
                    <pic:spPr>
                      <a:xfrm>
                        <a:off x="0" y="0"/>
                        <a:ext cx="5945571" cy="5129247"/>
                      </a:xfrm>
                      <a:prstGeom prst="rect">
                        <a:avLst/>
                      </a:prstGeom>
                    </pic:spPr>
                  </pic:pic>
                </a:graphicData>
              </a:graphic>
            </wp:inline>
          </w:drawing>
        </w:r>
      </w:del>
      <w:ins w:id="50" w:author="Bob Muller" w:date="2015-07-27T16:58:00Z">
        <w:r w:rsidR="006E7EEF">
          <w:rPr>
            <w:noProof/>
          </w:rPr>
          <w:drawing>
            <wp:inline distT="0" distB="0" distL="0" distR="0" wp14:anchorId="5383170B" wp14:editId="51B9B65A">
              <wp:extent cx="3657600" cy="2365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8">
                        <a:extLst>
                          <a:ext uri="{28A0092B-C50C-407E-A947-70E740481C1C}">
                            <a14:useLocalDpi xmlns:a14="http://schemas.microsoft.com/office/drawing/2010/main" val="0"/>
                          </a:ext>
                        </a:extLst>
                      </a:blip>
                      <a:stretch>
                        <a:fillRect/>
                      </a:stretch>
                    </pic:blipFill>
                    <pic:spPr>
                      <a:xfrm>
                        <a:off x="0" y="0"/>
                        <a:ext cx="3659174" cy="2366875"/>
                      </a:xfrm>
                      <a:prstGeom prst="rect">
                        <a:avLst/>
                      </a:prstGeom>
                    </pic:spPr>
                  </pic:pic>
                </a:graphicData>
              </a:graphic>
            </wp:inline>
          </w:drawing>
        </w:r>
      </w:ins>
    </w:p>
    <w:p w14:paraId="54FE8B97" w14:textId="1A32B58C" w:rsidR="007D1598" w:rsidRDefault="007D1598" w:rsidP="007D1598">
      <w:pPr>
        <w:pStyle w:val="ListParagraph"/>
        <w:keepNext/>
        <w:numPr>
          <w:ilvl w:val="0"/>
          <w:numId w:val="29"/>
        </w:numPr>
      </w:pPr>
      <w:r w:rsidRPr="00FD3010">
        <w:rPr>
          <w:b/>
        </w:rPr>
        <w:t>IpCount:</w:t>
      </w:r>
      <w:r>
        <w:t xml:space="preserve"> the number of accesses by a specific IP address to partner resources</w:t>
      </w:r>
    </w:p>
    <w:p w14:paraId="546EE78E" w14:textId="470134BD" w:rsidR="0084166D" w:rsidRDefault="0084166D" w:rsidP="0084166D">
      <w:pPr>
        <w:pStyle w:val="ListParagraph"/>
        <w:keepNext/>
        <w:numPr>
          <w:ilvl w:val="1"/>
          <w:numId w:val="29"/>
        </w:numPr>
        <w:rPr>
          <w:ins w:id="51" w:author="Bob Muller" w:date="2015-07-27T17:17:00Z"/>
        </w:rPr>
      </w:pPr>
      <w:ins w:id="52" w:author="Bob Muller" w:date="2015-07-27T17:17:00Z">
        <w:r w:rsidRPr="0084166D">
          <w:rPr>
            <w:i/>
          </w:rPr>
          <w:t xml:space="preserve">partnerId: </w:t>
        </w:r>
        <w:r>
          <w:t>unique identifier for the partner being metered (key</w:t>
        </w:r>
      </w:ins>
      <w:ins w:id="53" w:author="Bob Muller" w:date="2015-07-27T17:18:00Z">
        <w:r w:rsidR="00BD0736">
          <w:t>, foreign key</w:t>
        </w:r>
      </w:ins>
      <w:ins w:id="54" w:author="Bob Muller" w:date="2015-07-27T17:17:00Z">
        <w:r>
          <w:t>)</w:t>
        </w:r>
      </w:ins>
    </w:p>
    <w:p w14:paraId="26B792A3" w14:textId="3DB6236E" w:rsidR="007D1598" w:rsidRDefault="007D1598" w:rsidP="0084166D">
      <w:pPr>
        <w:pStyle w:val="ListParagraph"/>
        <w:keepNext/>
        <w:numPr>
          <w:ilvl w:val="1"/>
          <w:numId w:val="29"/>
        </w:numPr>
      </w:pPr>
      <w:r w:rsidRPr="0084166D">
        <w:rPr>
          <w:i/>
        </w:rPr>
        <w:t>ip:</w:t>
      </w:r>
      <w:r>
        <w:t xml:space="preserve"> the IP address</w:t>
      </w:r>
      <w:r w:rsidR="00C076DB">
        <w:t xml:space="preserve"> (key)</w:t>
      </w:r>
    </w:p>
    <w:p w14:paraId="6B81309C" w14:textId="718D6C48" w:rsidR="007D1598" w:rsidRDefault="007D1598" w:rsidP="007D1598">
      <w:pPr>
        <w:pStyle w:val="ListParagraph"/>
        <w:numPr>
          <w:ilvl w:val="1"/>
          <w:numId w:val="29"/>
        </w:numPr>
      </w:pPr>
      <w:r w:rsidRPr="00FD3010">
        <w:rPr>
          <w:i/>
        </w:rPr>
        <w:t>count:</w:t>
      </w:r>
      <w:r>
        <w:t xml:space="preserve"> the number of accesses</w:t>
      </w:r>
    </w:p>
    <w:p w14:paraId="7EA131F8" w14:textId="0EC62441" w:rsidR="007D1598" w:rsidRDefault="007D1598" w:rsidP="007D1598">
      <w:pPr>
        <w:pStyle w:val="ListParagraph"/>
        <w:keepNext/>
        <w:numPr>
          <w:ilvl w:val="0"/>
          <w:numId w:val="29"/>
        </w:numPr>
      </w:pPr>
      <w:r w:rsidRPr="00FD3010">
        <w:rPr>
          <w:b/>
        </w:rPr>
        <w:t>LimitValue:</w:t>
      </w:r>
      <w:r>
        <w:t xml:space="preserve"> a limit on the IP address count for a specific partner</w:t>
      </w:r>
    </w:p>
    <w:p w14:paraId="55B4C3E3" w14:textId="076853DA" w:rsidR="0084166D" w:rsidRDefault="0084166D" w:rsidP="0084166D">
      <w:pPr>
        <w:pStyle w:val="ListParagraph"/>
        <w:keepNext/>
        <w:numPr>
          <w:ilvl w:val="1"/>
          <w:numId w:val="29"/>
        </w:numPr>
        <w:rPr>
          <w:ins w:id="55" w:author="Bob Muller" w:date="2015-07-27T17:17:00Z"/>
        </w:rPr>
      </w:pPr>
      <w:ins w:id="56" w:author="Bob Muller" w:date="2015-07-27T17:17:00Z">
        <w:r w:rsidRPr="0084166D">
          <w:rPr>
            <w:i/>
          </w:rPr>
          <w:t xml:space="preserve">partnerId: </w:t>
        </w:r>
        <w:r>
          <w:t>unique identifier for the partner being metered (key</w:t>
        </w:r>
      </w:ins>
      <w:ins w:id="57" w:author="Bob Muller" w:date="2015-07-27T17:18:00Z">
        <w:r w:rsidR="00BD0736">
          <w:t>, foreign key</w:t>
        </w:r>
      </w:ins>
      <w:ins w:id="58" w:author="Bob Muller" w:date="2015-07-27T17:17:00Z">
        <w:r>
          <w:t>)</w:t>
        </w:r>
      </w:ins>
    </w:p>
    <w:p w14:paraId="597FF8F2" w14:textId="62699A84" w:rsidR="007D1598" w:rsidRDefault="00C935C9" w:rsidP="007D1598">
      <w:pPr>
        <w:pStyle w:val="ListParagraph"/>
        <w:keepNext/>
        <w:numPr>
          <w:ilvl w:val="1"/>
          <w:numId w:val="29"/>
        </w:numPr>
      </w:pPr>
      <w:r>
        <w:rPr>
          <w:i/>
        </w:rPr>
        <w:t>limitValueId</w:t>
      </w:r>
      <w:r w:rsidR="007D1598" w:rsidRPr="00FD3010">
        <w:rPr>
          <w:i/>
        </w:rPr>
        <w:t>:</w:t>
      </w:r>
      <w:r w:rsidR="007D1598">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r w:rsidRPr="00FD3010">
        <w:rPr>
          <w:i/>
        </w:rPr>
        <w:t>value:</w:t>
      </w:r>
      <w:r>
        <w:t xml:space="preserve"> the number of accesses at which the limit applies</w:t>
      </w:r>
    </w:p>
    <w:p w14:paraId="0E17D4CD" w14:textId="05253C89" w:rsidR="004A062D" w:rsidRDefault="004A062D" w:rsidP="004A062D">
      <w:pPr>
        <w:pStyle w:val="Heading1"/>
      </w:pPr>
      <w:bookmarkStart w:id="59" w:name="_Subscription"/>
      <w:bookmarkStart w:id="60" w:name="_Subscription_1"/>
      <w:bookmarkEnd w:id="59"/>
      <w:bookmarkEnd w:id="60"/>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511E987A" w:rsidR="007D1598" w:rsidRDefault="006909C2" w:rsidP="00ED52F4">
      <w:del w:id="61" w:author="Bob Muller" w:date="2015-07-27T16:58:00Z">
        <w:r w:rsidDel="006E7EEF">
          <w:rPr>
            <w:noProof/>
          </w:rPr>
          <w:drawing>
            <wp:inline distT="0" distB="0" distL="0" distR="0" wp14:anchorId="6A468DC5" wp14:editId="66D187CE">
              <wp:extent cx="5943600" cy="4633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9">
                        <a:extLst>
                          <a:ext uri="{28A0092B-C50C-407E-A947-70E740481C1C}">
                            <a14:useLocalDpi xmlns:a14="http://schemas.microsoft.com/office/drawing/2010/main" val="0"/>
                          </a:ext>
                        </a:extLst>
                      </a:blip>
                      <a:stretch>
                        <a:fillRect/>
                      </a:stretch>
                    </pic:blipFill>
                    <pic:spPr>
                      <a:xfrm>
                        <a:off x="0" y="0"/>
                        <a:ext cx="5944181" cy="4634092"/>
                      </a:xfrm>
                      <a:prstGeom prst="rect">
                        <a:avLst/>
                      </a:prstGeom>
                    </pic:spPr>
                  </pic:pic>
                </a:graphicData>
              </a:graphic>
            </wp:inline>
          </w:drawing>
        </w:r>
      </w:del>
      <w:ins w:id="62" w:author="Bob Muller" w:date="2015-07-27T17:27:00Z">
        <w:r w:rsidR="008A728D">
          <w:rPr>
            <w:noProof/>
          </w:rPr>
          <w:drawing>
            <wp:inline distT="0" distB="0" distL="0" distR="0" wp14:anchorId="1DCC64BA" wp14:editId="04A70834">
              <wp:extent cx="5943600" cy="372324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20">
                        <a:extLst>
                          <a:ext uri="{28A0092B-C50C-407E-A947-70E740481C1C}">
                            <a14:useLocalDpi xmlns:a14="http://schemas.microsoft.com/office/drawing/2010/main" val="0"/>
                          </a:ext>
                        </a:extLst>
                      </a:blip>
                      <a:stretch>
                        <a:fillRect/>
                      </a:stretch>
                    </pic:blipFill>
                    <pic:spPr>
                      <a:xfrm>
                        <a:off x="0" y="0"/>
                        <a:ext cx="5944605" cy="3723875"/>
                      </a:xfrm>
                      <a:prstGeom prst="rect">
                        <a:avLst/>
                      </a:prstGeom>
                    </pic:spPr>
                  </pic:pic>
                </a:graphicData>
              </a:graphic>
            </wp:inline>
          </w:drawing>
        </w:r>
      </w:ins>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626BC650" w:rsidR="000B296A" w:rsidRDefault="000B296A" w:rsidP="00C076DB">
      <w:pPr>
        <w:pStyle w:val="ListParagraph"/>
        <w:keepNext/>
        <w:numPr>
          <w:ilvl w:val="1"/>
          <w:numId w:val="30"/>
        </w:numPr>
      </w:pPr>
      <w:r w:rsidRPr="000B296A">
        <w:rPr>
          <w:i/>
        </w:rPr>
        <w:t>subscriptionId:</w:t>
      </w:r>
      <w:r>
        <w:t xml:space="preserve"> the unique identifier for the subscription (</w:t>
      </w:r>
      <w:ins w:id="63" w:author="Bob Muller" w:date="2015-07-27T17:19:00Z">
        <w:r w:rsidR="00BD5B00">
          <w:t xml:space="preserve">alternate </w:t>
        </w:r>
      </w:ins>
      <w:r>
        <w:t>key)</w:t>
      </w:r>
    </w:p>
    <w:p w14:paraId="7B80B738" w14:textId="5BA3C9D8" w:rsidR="00C076DB" w:rsidRDefault="00C076DB" w:rsidP="00C076DB">
      <w:pPr>
        <w:pStyle w:val="ListParagraph"/>
        <w:keepNext/>
        <w:numPr>
          <w:ilvl w:val="1"/>
          <w:numId w:val="30"/>
        </w:numPr>
      </w:pPr>
      <w:r w:rsidRPr="000B296A">
        <w:rPr>
          <w:i/>
        </w:rPr>
        <w:t>partyId:</w:t>
      </w:r>
      <w:r>
        <w:t xml:space="preserve"> the unique identifier</w:t>
      </w:r>
      <w:r w:rsidR="000B296A">
        <w:t xml:space="preserve"> for the subscribing party</w:t>
      </w:r>
      <w:ins w:id="64" w:author="Bob Muller" w:date="2015-07-27T17:19:00Z">
        <w:r w:rsidR="00BD5B00">
          <w:t xml:space="preserve"> (key, foreign key)</w:t>
        </w:r>
      </w:ins>
    </w:p>
    <w:p w14:paraId="1401E698" w14:textId="35835B0E" w:rsidR="00C076DB" w:rsidRDefault="00C076DB" w:rsidP="00C076DB">
      <w:pPr>
        <w:pStyle w:val="ListParagraph"/>
        <w:keepNext/>
        <w:numPr>
          <w:ilvl w:val="1"/>
          <w:numId w:val="30"/>
        </w:numPr>
      </w:pPr>
      <w:r w:rsidRPr="000B296A">
        <w:rPr>
          <w:i/>
        </w:rPr>
        <w:t>par</w:t>
      </w:r>
      <w:r w:rsidR="000B296A" w:rsidRPr="000B296A">
        <w:rPr>
          <w:i/>
        </w:rPr>
        <w:t>tnerId</w:t>
      </w:r>
      <w:r w:rsidRPr="000B296A">
        <w:rPr>
          <w:i/>
        </w:rPr>
        <w:t>:</w:t>
      </w:r>
      <w:r>
        <w:t xml:space="preserve"> the unique identifier for the</w:t>
      </w:r>
      <w:r w:rsidR="000B296A">
        <w:t xml:space="preserve"> subscribed partner system</w:t>
      </w:r>
      <w:ins w:id="65" w:author="Bob Muller" w:date="2015-07-27T17:19:00Z">
        <w:r w:rsidR="00BD5B00">
          <w:t xml:space="preserve"> (key, foreign key)</w:t>
        </w:r>
      </w:ins>
    </w:p>
    <w:p w14:paraId="00A888F6" w14:textId="2275DFF2" w:rsidR="00C076DB" w:rsidRDefault="00C076DB" w:rsidP="00C076DB">
      <w:pPr>
        <w:pStyle w:val="ListParagraph"/>
        <w:keepNext/>
        <w:numPr>
          <w:ilvl w:val="1"/>
          <w:numId w:val="30"/>
        </w:numPr>
      </w:pPr>
      <w:r w:rsidRPr="000B296A">
        <w:rPr>
          <w:i/>
        </w:rPr>
        <w:t>startDate:</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r w:rsidRPr="000B296A">
        <w:rPr>
          <w:i/>
        </w:rPr>
        <w:t>endDate:</w:t>
      </w:r>
      <w:r>
        <w:t xml:space="preserve"> </w:t>
      </w:r>
      <w:r w:rsidRPr="00C076DB">
        <w:t>the date and time at which the subscription ends</w:t>
      </w:r>
    </w:p>
    <w:p w14:paraId="3B88F0FE" w14:textId="598E7A6F" w:rsidR="00F83E4A" w:rsidRDefault="00F83E4A" w:rsidP="00F83E4A">
      <w:pPr>
        <w:pStyle w:val="ListParagraph"/>
        <w:keepNext/>
        <w:numPr>
          <w:ilvl w:val="0"/>
          <w:numId w:val="30"/>
        </w:numPr>
      </w:pPr>
      <w:r w:rsidRPr="000B296A">
        <w:rPr>
          <w:b/>
        </w:rPr>
        <w:lastRenderedPageBreak/>
        <w:t>Subscription</w:t>
      </w:r>
      <w:r>
        <w:rPr>
          <w:b/>
        </w:rPr>
        <w:t>Transaction</w:t>
      </w:r>
      <w:r w:rsidRPr="000B296A">
        <w:rPr>
          <w:b/>
        </w:rPr>
        <w:t>:</w:t>
      </w:r>
      <w:r>
        <w:t xml:space="preserve"> A transaction (initial subscription, renewal, subscription refund) for a subscription; this class provides a history of the subscription</w:t>
      </w:r>
      <w:ins w:id="66" w:author="Bob Muller" w:date="2015-07-27T17:21:00Z">
        <w:r w:rsidR="008A728D">
          <w:t xml:space="preserve"> as an ordered set of transactions</w:t>
        </w:r>
      </w:ins>
    </w:p>
    <w:p w14:paraId="7AD658D8" w14:textId="77777777" w:rsidR="00BD5B00" w:rsidRDefault="00BD5B00" w:rsidP="00BD5B00">
      <w:pPr>
        <w:pStyle w:val="ListParagraph"/>
        <w:keepNext/>
        <w:numPr>
          <w:ilvl w:val="1"/>
          <w:numId w:val="30"/>
        </w:numPr>
        <w:rPr>
          <w:ins w:id="67" w:author="Bob Muller" w:date="2015-07-27T17:19:00Z"/>
        </w:rPr>
      </w:pPr>
      <w:ins w:id="68" w:author="Bob Muller" w:date="2015-07-27T17:19:00Z">
        <w:r w:rsidRPr="000B296A">
          <w:rPr>
            <w:i/>
          </w:rPr>
          <w:t>partyId:</w:t>
        </w:r>
        <w:r>
          <w:t xml:space="preserve"> the unique identifier for the subscribing party (key, foreign key)</w:t>
        </w:r>
      </w:ins>
    </w:p>
    <w:p w14:paraId="0C1B44FE" w14:textId="77777777" w:rsidR="00BD5B00" w:rsidRDefault="00BD5B00" w:rsidP="00BD5B00">
      <w:pPr>
        <w:pStyle w:val="ListParagraph"/>
        <w:keepNext/>
        <w:numPr>
          <w:ilvl w:val="1"/>
          <w:numId w:val="30"/>
        </w:numPr>
        <w:rPr>
          <w:ins w:id="69" w:author="Bob Muller" w:date="2015-07-27T17:21:00Z"/>
        </w:rPr>
      </w:pPr>
      <w:ins w:id="70" w:author="Bob Muller" w:date="2015-07-27T17:19:00Z">
        <w:r w:rsidRPr="000B296A">
          <w:rPr>
            <w:i/>
          </w:rPr>
          <w:t>partnerId:</w:t>
        </w:r>
        <w:r>
          <w:t xml:space="preserve"> the unique identifier for the subscribed partner system (key, foreign key)</w:t>
        </w:r>
      </w:ins>
    </w:p>
    <w:p w14:paraId="49FBD4FB" w14:textId="5D268729" w:rsidR="008A728D" w:rsidRDefault="008A728D" w:rsidP="00BD5B00">
      <w:pPr>
        <w:pStyle w:val="ListParagraph"/>
        <w:keepNext/>
        <w:numPr>
          <w:ilvl w:val="1"/>
          <w:numId w:val="30"/>
        </w:numPr>
        <w:rPr>
          <w:ins w:id="71" w:author="Bob Muller" w:date="2015-07-27T17:19:00Z"/>
        </w:rPr>
      </w:pPr>
      <w:ins w:id="72" w:author="Bob Muller" w:date="2015-07-27T17:21:00Z">
        <w:r>
          <w:rPr>
            <w:i/>
          </w:rPr>
          <w:t>subscriptionTransactionNo: identifying and ordering integer for transaction; identifies transaction within party and partner; orders transactions for a specific part and partner</w:t>
        </w:r>
      </w:ins>
    </w:p>
    <w:p w14:paraId="0F921EC3" w14:textId="1EF222B0" w:rsidR="00F83E4A" w:rsidDel="00BD5B00" w:rsidRDefault="00F83E4A" w:rsidP="00F83E4A">
      <w:pPr>
        <w:pStyle w:val="ListParagraph"/>
        <w:keepNext/>
        <w:numPr>
          <w:ilvl w:val="1"/>
          <w:numId w:val="30"/>
        </w:numPr>
        <w:rPr>
          <w:del w:id="73" w:author="Bob Muller" w:date="2015-07-27T17:19:00Z"/>
        </w:rPr>
      </w:pPr>
      <w:del w:id="74" w:author="Bob Muller" w:date="2015-07-27T17:19:00Z">
        <w:r w:rsidRPr="000B296A" w:rsidDel="00BD5B00">
          <w:rPr>
            <w:i/>
          </w:rPr>
          <w:delText>subscriptionId:</w:delText>
        </w:r>
        <w:r w:rsidDel="00BD5B00">
          <w:delText xml:space="preserve"> the unique identifier for the subscription (key)</w:delText>
        </w:r>
      </w:del>
    </w:p>
    <w:p w14:paraId="73B2D430" w14:textId="69874134" w:rsidR="00F83E4A" w:rsidRDefault="00F83E4A" w:rsidP="00F83E4A">
      <w:pPr>
        <w:pStyle w:val="ListParagraph"/>
        <w:keepNext/>
        <w:numPr>
          <w:ilvl w:val="1"/>
          <w:numId w:val="30"/>
        </w:numPr>
      </w:pPr>
      <w:r>
        <w:rPr>
          <w:i/>
        </w:rPr>
        <w:t>transactionDate</w:t>
      </w:r>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r w:rsidRPr="008341B5">
        <w:rPr>
          <w:i/>
        </w:rPr>
        <w:t>startDate:</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r w:rsidRPr="008341B5">
        <w:rPr>
          <w:i/>
        </w:rPr>
        <w:t>endDate:</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r w:rsidRPr="008341B5">
        <w:rPr>
          <w:i/>
        </w:rPr>
        <w:t>transactionType:</w:t>
      </w:r>
      <w:r>
        <w:t xml:space="preserve"> the kind of transaction (Initial, Renewal, Refund)</w:t>
      </w:r>
    </w:p>
    <w:p w14:paraId="51C216A2" w14:textId="00AFF372" w:rsidR="00134940" w:rsidRDefault="00134940" w:rsidP="00134940">
      <w:pPr>
        <w:pStyle w:val="ListParagraph"/>
        <w:keepNext/>
        <w:numPr>
          <w:ilvl w:val="0"/>
          <w:numId w:val="30"/>
        </w:numPr>
      </w:pPr>
      <w:r>
        <w:rPr>
          <w:b/>
        </w:rPr>
        <w:t>ActivationCode</w:t>
      </w:r>
      <w:r w:rsidRPr="000B296A">
        <w:rPr>
          <w:b/>
        </w:rPr>
        <w:t>:</w:t>
      </w:r>
      <w:r>
        <w:t xml:space="preserve"> A unique code that allows a subscriber to create or renew a previously purchased subscription to a partner; this approach allows for flexible purchasing options not tied to authentication or subscription services.</w:t>
      </w:r>
    </w:p>
    <w:p w14:paraId="1DEB36E5" w14:textId="11E794E0" w:rsidR="00134940" w:rsidDel="008A728D" w:rsidRDefault="00134940" w:rsidP="00134940">
      <w:pPr>
        <w:pStyle w:val="ListParagraph"/>
        <w:keepNext/>
        <w:numPr>
          <w:ilvl w:val="1"/>
          <w:numId w:val="30"/>
        </w:numPr>
        <w:rPr>
          <w:del w:id="75" w:author="Bob Muller" w:date="2015-07-27T17:23:00Z"/>
        </w:rPr>
      </w:pPr>
      <w:del w:id="76" w:author="Bob Muller" w:date="2015-07-27T17:23:00Z">
        <w:r w:rsidRPr="000B296A" w:rsidDel="008A728D">
          <w:rPr>
            <w:i/>
          </w:rPr>
          <w:delText>subscriptionId:</w:delText>
        </w:r>
        <w:r w:rsidDel="008A728D">
          <w:delText xml:space="preserve"> the unique identifier for the activation code (key)</w:delText>
        </w:r>
      </w:del>
    </w:p>
    <w:p w14:paraId="61D366A8" w14:textId="16F262C6" w:rsidR="00134940" w:rsidRDefault="00134940" w:rsidP="00134940">
      <w:pPr>
        <w:pStyle w:val="ListParagraph"/>
        <w:keepNext/>
        <w:numPr>
          <w:ilvl w:val="1"/>
          <w:numId w:val="30"/>
        </w:numPr>
      </w:pPr>
      <w:r w:rsidRPr="009275F4">
        <w:rPr>
          <w:i/>
        </w:rPr>
        <w:t xml:space="preserve">activationCode: </w:t>
      </w:r>
      <w:r>
        <w:t>the code, a Universally Unique Identifier (UUID</w:t>
      </w:r>
      <w:ins w:id="77" w:author="Bob Muller" w:date="2015-07-27T17:27:00Z">
        <w:r w:rsidR="008A728D">
          <w:t>, key</w:t>
        </w:r>
      </w:ins>
      <w:r>
        <w:t>)</w:t>
      </w:r>
    </w:p>
    <w:p w14:paraId="0616317F" w14:textId="1D3D4401" w:rsidR="00134940" w:rsidRDefault="00134940" w:rsidP="00134940">
      <w:pPr>
        <w:pStyle w:val="ListParagraph"/>
        <w:keepNext/>
        <w:numPr>
          <w:ilvl w:val="1"/>
          <w:numId w:val="30"/>
        </w:numPr>
      </w:pPr>
      <w:r w:rsidRPr="009275F4">
        <w:rPr>
          <w:i/>
        </w:rPr>
        <w:t>partnerId:</w:t>
      </w:r>
      <w:r>
        <w:t xml:space="preserve"> the partner to which the activation code applies</w:t>
      </w:r>
      <w:ins w:id="78" w:author="Bob Muller" w:date="2015-07-27T17:29:00Z">
        <w:r w:rsidR="008A728D">
          <w:t xml:space="preserve"> (foreign key)</w:t>
        </w:r>
      </w:ins>
    </w:p>
    <w:p w14:paraId="65069532" w14:textId="5266A597" w:rsidR="00134940" w:rsidRDefault="00134940" w:rsidP="00134940">
      <w:pPr>
        <w:pStyle w:val="ListParagraph"/>
        <w:keepNext/>
        <w:numPr>
          <w:ilvl w:val="1"/>
          <w:numId w:val="30"/>
        </w:numPr>
      </w:pPr>
      <w:r w:rsidRPr="009275F4">
        <w:rPr>
          <w:i/>
        </w:rPr>
        <w:t>partyId:</w:t>
      </w:r>
      <w:r>
        <w:t xml:space="preserve"> the party that activated the subscription, subscribing that party to the partner</w:t>
      </w:r>
      <w:ins w:id="79" w:author="Bob Muller" w:date="2015-07-27T17:29:00Z">
        <w:r w:rsidR="008A728D">
          <w:t xml:space="preserve"> (foreign key)</w:t>
        </w:r>
      </w:ins>
    </w:p>
    <w:p w14:paraId="62E9B04A" w14:textId="00CEEBEB" w:rsidR="008A728D" w:rsidRPr="008A728D" w:rsidRDefault="008A728D" w:rsidP="00134940">
      <w:pPr>
        <w:pStyle w:val="ListParagraph"/>
        <w:keepNext/>
        <w:numPr>
          <w:ilvl w:val="1"/>
          <w:numId w:val="30"/>
        </w:numPr>
        <w:rPr>
          <w:ins w:id="80" w:author="Bob Muller" w:date="2015-07-27T17:28:00Z"/>
          <w:rPrChange w:id="81" w:author="Bob Muller" w:date="2015-07-27T17:28:00Z">
            <w:rPr>
              <w:ins w:id="82" w:author="Bob Muller" w:date="2015-07-27T17:28:00Z"/>
              <w:i/>
            </w:rPr>
          </w:rPrChange>
        </w:rPr>
      </w:pPr>
      <w:ins w:id="83" w:author="Bob Muller" w:date="2015-07-27T17:28:00Z">
        <w:r>
          <w:rPr>
            <w:i/>
          </w:rPr>
          <w:t xml:space="preserve">subscriptionTransactionNo: </w:t>
        </w:r>
        <w:r>
          <w:t>link (along with partnerId and partyId) to a specific subscription transaction enabled by the activation code</w:t>
        </w:r>
      </w:ins>
    </w:p>
    <w:p w14:paraId="522270B6" w14:textId="53007A3C" w:rsidR="00134940" w:rsidRDefault="00134940" w:rsidP="00134940">
      <w:pPr>
        <w:pStyle w:val="ListParagraph"/>
        <w:keepNext/>
        <w:numPr>
          <w:ilvl w:val="1"/>
          <w:numId w:val="30"/>
        </w:numPr>
      </w:pPr>
      <w:r w:rsidRPr="009275F4">
        <w:rPr>
          <w:i/>
        </w:rPr>
        <w:t>period:</w:t>
      </w:r>
      <w:r>
        <w:t xml:space="preserve"> the number of months to which to subscribe the party to the partner</w:t>
      </w:r>
    </w:p>
    <w:p w14:paraId="791B0B2B" w14:textId="761ECB73" w:rsidR="00134940" w:rsidRDefault="00134940" w:rsidP="008A728D">
      <w:pPr>
        <w:pStyle w:val="ListParagraph"/>
        <w:numPr>
          <w:ilvl w:val="1"/>
          <w:numId w:val="30"/>
        </w:numPr>
        <w:pPrChange w:id="84" w:author="Bob Muller" w:date="2015-07-27T17:31:00Z">
          <w:pPr>
            <w:pStyle w:val="ListParagraph"/>
            <w:keepNext/>
            <w:numPr>
              <w:ilvl w:val="1"/>
              <w:numId w:val="30"/>
            </w:numPr>
            <w:ind w:left="1440" w:hanging="360"/>
          </w:pPr>
        </w:pPrChange>
      </w:pPr>
      <w:r w:rsidRPr="009275F4">
        <w:rPr>
          <w:i/>
        </w:rPr>
        <w:t>purchaseDate:</w:t>
      </w:r>
      <w:r>
        <w:t xml:space="preserve"> the date and time at which the code was purchased; potentially used to expire the code</w:t>
      </w:r>
      <w:r w:rsidR="0016271B">
        <w:t xml:space="preserve"> if required</w:t>
      </w:r>
    </w:p>
    <w:p w14:paraId="42099851" w14:textId="32C8B2A9" w:rsidR="004A062D" w:rsidRDefault="004A062D" w:rsidP="004A062D">
      <w:pPr>
        <w:pStyle w:val="Heading1"/>
      </w:pPr>
      <w:r>
        <w:lastRenderedPageBreak/>
        <w:t>Authentication</w:t>
      </w:r>
    </w:p>
    <w:p w14:paraId="0BC186C5" w14:textId="78DCA779" w:rsidR="00E42172" w:rsidRDefault="00E42172" w:rsidP="008A728D">
      <w:pPr>
        <w:keepNext/>
        <w:pPrChange w:id="85" w:author="Bob Muller" w:date="2015-07-27T17:30:00Z">
          <w:pPr/>
        </w:pPrChange>
      </w:pPr>
      <w:r w:rsidRPr="004138B2">
        <w:rPr>
          <w:i/>
        </w:rPr>
        <w:t>Authentication</w:t>
      </w:r>
      <w:r>
        <w:t xml:space="preserve"> is the process of verifying </w:t>
      </w:r>
      <w:r w:rsidR="004138B2">
        <w:t>the identity of a user</w:t>
      </w:r>
      <w:r w:rsidR="00831276">
        <w:t xml:space="preserve"> of a partner system</w:t>
      </w:r>
      <w:r w:rsidR="004138B2">
        <w:t>. The Subscription Management System uses a username-and-password authentication scheme.</w:t>
      </w:r>
    </w:p>
    <w:p w14:paraId="5105090A" w14:textId="75F316C8" w:rsidR="00B566CE" w:rsidRDefault="005111F7">
      <w:pPr>
        <w:spacing w:after="0"/>
      </w:pPr>
      <w:del w:id="86" w:author="Bob Muller" w:date="2015-07-27T16:58:00Z">
        <w:r w:rsidDel="006E7EEF">
          <w:rPr>
            <w:noProof/>
          </w:rPr>
          <w:drawing>
            <wp:inline distT="0" distB="0" distL="0" distR="0" wp14:anchorId="18EEFF23" wp14:editId="6CF507F2">
              <wp:extent cx="5943600" cy="32177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21">
                        <a:extLst>
                          <a:ext uri="{28A0092B-C50C-407E-A947-70E740481C1C}">
                            <a14:useLocalDpi xmlns:a14="http://schemas.microsoft.com/office/drawing/2010/main" val="0"/>
                          </a:ext>
                        </a:extLst>
                      </a:blip>
                      <a:stretch>
                        <a:fillRect/>
                      </a:stretch>
                    </pic:blipFill>
                    <pic:spPr>
                      <a:xfrm>
                        <a:off x="0" y="0"/>
                        <a:ext cx="5944608" cy="3218317"/>
                      </a:xfrm>
                      <a:prstGeom prst="rect">
                        <a:avLst/>
                      </a:prstGeom>
                    </pic:spPr>
                  </pic:pic>
                </a:graphicData>
              </a:graphic>
            </wp:inline>
          </w:drawing>
        </w:r>
      </w:del>
      <w:ins w:id="87" w:author="Bob Muller" w:date="2015-07-27T16:58:00Z">
        <w:r w:rsidR="006E7EEF">
          <w:rPr>
            <w:noProof/>
          </w:rPr>
          <w:drawing>
            <wp:inline distT="0" distB="0" distL="0" distR="0" wp14:anchorId="09BDF97C" wp14:editId="070EB8C7">
              <wp:extent cx="5943600" cy="3314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22">
                        <a:extLst>
                          <a:ext uri="{28A0092B-C50C-407E-A947-70E740481C1C}">
                            <a14:useLocalDpi xmlns:a14="http://schemas.microsoft.com/office/drawing/2010/main" val="0"/>
                          </a:ext>
                        </a:extLst>
                      </a:blip>
                      <a:stretch>
                        <a:fillRect/>
                      </a:stretch>
                    </pic:blipFill>
                    <pic:spPr>
                      <a:xfrm>
                        <a:off x="0" y="0"/>
                        <a:ext cx="5945496" cy="3315269"/>
                      </a:xfrm>
                      <a:prstGeom prst="rect">
                        <a:avLst/>
                      </a:prstGeom>
                    </pic:spPr>
                  </pic:pic>
                </a:graphicData>
              </a:graphic>
            </wp:inline>
          </w:drawing>
        </w:r>
      </w:ins>
    </w:p>
    <w:p w14:paraId="1C411857" w14:textId="250B29F2" w:rsidR="00B566CE" w:rsidRDefault="00D07FEF" w:rsidP="00B566CE">
      <w:pPr>
        <w:pStyle w:val="ListParagraph"/>
        <w:keepNext/>
        <w:numPr>
          <w:ilvl w:val="0"/>
          <w:numId w:val="30"/>
        </w:numPr>
      </w:pPr>
      <w:r>
        <w:rPr>
          <w:b/>
        </w:rPr>
        <w:t>User</w:t>
      </w:r>
      <w:r w:rsidR="00B566CE" w:rsidRPr="000B296A">
        <w:rPr>
          <w:b/>
        </w:rPr>
        <w:t>:</w:t>
      </w:r>
      <w:r w:rsidR="00B566CE">
        <w:t xml:space="preserve"> </w:t>
      </w:r>
      <w:r w:rsidR="00FD7AFA">
        <w:t xml:space="preserve">the basic information associated with each party that acts as a user of the </w:t>
      </w:r>
      <w:r w:rsidR="00831276">
        <w:t>partner</w:t>
      </w:r>
      <w:ins w:id="88" w:author="Bob Muller" w:date="2015-07-27T17:32:00Z">
        <w:r w:rsidR="008E7B3A">
          <w:t>; a User is a kind of Party</w:t>
        </w:r>
      </w:ins>
    </w:p>
    <w:p w14:paraId="3854F2DE" w14:textId="6FDDA661" w:rsidR="008E7B3A" w:rsidRPr="008E7B3A" w:rsidRDefault="008E7B3A" w:rsidP="00F12AEB">
      <w:pPr>
        <w:pStyle w:val="ListParagraph"/>
        <w:keepNext/>
        <w:numPr>
          <w:ilvl w:val="1"/>
          <w:numId w:val="30"/>
        </w:numPr>
        <w:rPr>
          <w:ins w:id="89" w:author="Bob Muller" w:date="2015-07-27T17:33:00Z"/>
          <w:rPrChange w:id="90" w:author="Bob Muller" w:date="2015-07-27T17:33:00Z">
            <w:rPr>
              <w:ins w:id="91" w:author="Bob Muller" w:date="2015-07-27T17:33:00Z"/>
              <w:i/>
            </w:rPr>
          </w:rPrChange>
        </w:rPr>
      </w:pPr>
      <w:ins w:id="92" w:author="Bob Muller" w:date="2015-07-27T17:33:00Z">
        <w:r>
          <w:rPr>
            <w:i/>
          </w:rPr>
          <w:t>partyId:</w:t>
        </w:r>
        <w:r>
          <w:t xml:space="preserve"> unique identifier for the party and user (key, foreign key)</w:t>
        </w:r>
      </w:ins>
    </w:p>
    <w:p w14:paraId="084F71CA" w14:textId="2544DB0A" w:rsidR="00B566CE" w:rsidRDefault="00B566CE" w:rsidP="00F12AEB">
      <w:pPr>
        <w:pStyle w:val="ListParagraph"/>
        <w:keepNext/>
        <w:numPr>
          <w:ilvl w:val="1"/>
          <w:numId w:val="30"/>
        </w:numPr>
      </w:pPr>
      <w:r w:rsidRPr="00F12AEB">
        <w:rPr>
          <w:i/>
        </w:rPr>
        <w:t>username:</w:t>
      </w:r>
      <w:r>
        <w:t xml:space="preserve"> </w:t>
      </w:r>
      <w:r w:rsidRPr="00B566CE">
        <w:t>the unique, case-insensitive username for a party</w:t>
      </w:r>
      <w:ins w:id="93" w:author="Bob Muller" w:date="2015-07-27T17:33:00Z">
        <w:r w:rsidR="008E7B3A">
          <w:t xml:space="preserve"> (alternate key)</w:t>
        </w:r>
      </w:ins>
    </w:p>
    <w:p w14:paraId="62CC337A" w14:textId="0A88E283" w:rsidR="00B566CE" w:rsidRDefault="00B566CE" w:rsidP="00F12AEB">
      <w:pPr>
        <w:pStyle w:val="ListParagraph"/>
        <w:keepNext/>
        <w:numPr>
          <w:ilvl w:val="1"/>
          <w:numId w:val="30"/>
        </w:numPr>
      </w:pPr>
      <w:r w:rsidRPr="00F12AEB">
        <w:rPr>
          <w:i/>
        </w:rPr>
        <w:t>password:</w:t>
      </w:r>
      <w:r>
        <w:t xml:space="preserve"> </w:t>
      </w:r>
      <w:r w:rsidRPr="00B566CE">
        <w:t>the password that authenticates the user/party</w:t>
      </w:r>
    </w:p>
    <w:p w14:paraId="40667309" w14:textId="4C916922" w:rsidR="00B566CE" w:rsidRDefault="00B566CE" w:rsidP="00F12AEB">
      <w:pPr>
        <w:pStyle w:val="ListParagraph"/>
        <w:keepNext/>
        <w:numPr>
          <w:ilvl w:val="1"/>
          <w:numId w:val="30"/>
        </w:numPr>
      </w:pPr>
      <w:r w:rsidRPr="00F12AEB">
        <w:rPr>
          <w:i/>
        </w:rPr>
        <w:t>email:</w:t>
      </w:r>
      <w:r>
        <w:t xml:space="preserve"> </w:t>
      </w:r>
      <w:r w:rsidRPr="00B566CE">
        <w:t>the party's email address</w:t>
      </w:r>
    </w:p>
    <w:p w14:paraId="017B1DCA" w14:textId="25AF8E48" w:rsidR="00B566CE" w:rsidRDefault="00831276" w:rsidP="00F12AEB">
      <w:pPr>
        <w:pStyle w:val="ListParagraph"/>
        <w:keepNext/>
        <w:numPr>
          <w:ilvl w:val="1"/>
          <w:numId w:val="30"/>
        </w:numPr>
      </w:pPr>
      <w:r>
        <w:rPr>
          <w:i/>
        </w:rPr>
        <w:t>institution</w:t>
      </w:r>
      <w:r w:rsidR="00B566CE" w:rsidRPr="00F12AEB">
        <w:rPr>
          <w:i/>
        </w:rPr>
        <w:t>:</w:t>
      </w:r>
      <w:r w:rsidR="00B566CE">
        <w:t xml:space="preserve"> </w:t>
      </w:r>
      <w:r w:rsidR="00B566CE" w:rsidRPr="00B566CE">
        <w:t>the name of the organization to which the party belongs, such as a company or university name</w:t>
      </w:r>
    </w:p>
    <w:p w14:paraId="7D6F862F" w14:textId="3A7BB90D" w:rsidR="00B566CE" w:rsidRDefault="00B566CE" w:rsidP="00F12AEB">
      <w:pPr>
        <w:pStyle w:val="ListParagraph"/>
        <w:keepNext/>
        <w:numPr>
          <w:ilvl w:val="1"/>
          <w:numId w:val="30"/>
        </w:numPr>
      </w:pPr>
      <w:r w:rsidRPr="00F12AEB">
        <w:rPr>
          <w:i/>
        </w:rPr>
        <w:t>partyId:</w:t>
      </w:r>
      <w:r>
        <w:t xml:space="preserve"> the unique identifier for the party that corresponds to the username</w:t>
      </w:r>
    </w:p>
    <w:p w14:paraId="1A24457C" w14:textId="63205545" w:rsidR="00831276" w:rsidRDefault="00831276" w:rsidP="00F12AEB">
      <w:pPr>
        <w:pStyle w:val="ListParagraph"/>
        <w:keepNext/>
        <w:numPr>
          <w:ilvl w:val="1"/>
          <w:numId w:val="30"/>
        </w:numPr>
      </w:pPr>
      <w:r>
        <w:rPr>
          <w:i/>
        </w:rPr>
        <w:t xml:space="preserve">partnerId: </w:t>
      </w:r>
      <w:r>
        <w:t>the unique identifier for the partner to which the user has registered</w:t>
      </w:r>
    </w:p>
    <w:p w14:paraId="03CE88B9" w14:textId="377E7881" w:rsidR="00FD7AFA" w:rsidRDefault="00FD7AFA" w:rsidP="00FD7AFA">
      <w:pPr>
        <w:pStyle w:val="ListParagraph"/>
        <w:keepNext/>
        <w:numPr>
          <w:ilvl w:val="0"/>
          <w:numId w:val="30"/>
        </w:numPr>
        <w:rPr>
          <w:ins w:id="94" w:author="Bob Muller" w:date="2015-07-27T17:34:00Z"/>
        </w:rPr>
      </w:pPr>
      <w:bookmarkStart w:id="95" w:name="_Authorization"/>
      <w:bookmarkEnd w:id="95"/>
      <w:r>
        <w:rPr>
          <w:b/>
        </w:rPr>
        <w:t>ApiKey</w:t>
      </w:r>
      <w:r w:rsidRPr="000B296A">
        <w:rPr>
          <w:b/>
        </w:rPr>
        <w:t>:</w:t>
      </w:r>
      <w:r>
        <w:t xml:space="preserve"> the set of key tokens that authenticate callers of the API; supplying one of these API key tokens allows full use of the API</w:t>
      </w:r>
    </w:p>
    <w:p w14:paraId="5D93D597" w14:textId="438E2C6E" w:rsidR="008E7B3A" w:rsidRDefault="008E7B3A" w:rsidP="008E7B3A">
      <w:pPr>
        <w:pStyle w:val="ListParagraph"/>
        <w:keepNext/>
        <w:numPr>
          <w:ilvl w:val="1"/>
          <w:numId w:val="30"/>
        </w:numPr>
        <w:pPrChange w:id="96" w:author="Bob Muller" w:date="2015-07-27T17:34:00Z">
          <w:pPr>
            <w:pStyle w:val="ListParagraph"/>
            <w:keepNext/>
            <w:numPr>
              <w:numId w:val="30"/>
            </w:numPr>
            <w:ind w:hanging="360"/>
          </w:pPr>
        </w:pPrChange>
      </w:pPr>
      <w:ins w:id="97" w:author="Bob Muller" w:date="2015-07-27T17:34:00Z">
        <w:r>
          <w:rPr>
            <w:i/>
          </w:rPr>
          <w:t xml:space="preserve">apiKeyId: </w:t>
        </w:r>
        <w:r>
          <w:t>a unique identifier for the apiKey (key)</w:t>
        </w:r>
      </w:ins>
    </w:p>
    <w:p w14:paraId="255FD9A1" w14:textId="2EDB8B5F" w:rsidR="00FD7AFA" w:rsidRDefault="00FD7AFA" w:rsidP="00FD7AFA">
      <w:pPr>
        <w:pStyle w:val="ListParagraph"/>
        <w:keepNext/>
        <w:numPr>
          <w:ilvl w:val="1"/>
          <w:numId w:val="30"/>
        </w:numPr>
      </w:pPr>
      <w:r>
        <w:rPr>
          <w:i/>
        </w:rPr>
        <w:t>apiKey</w:t>
      </w:r>
      <w:r w:rsidRPr="00F12AEB">
        <w:rPr>
          <w:i/>
        </w:rPr>
        <w:t>:</w:t>
      </w:r>
      <w:r>
        <w:t xml:space="preserve"> a unique token that permits a caller to use the API</w:t>
      </w:r>
    </w:p>
    <w:p w14:paraId="4EF773C2" w14:textId="77777777" w:rsidR="007930EC" w:rsidRDefault="007930EC">
      <w:pPr>
        <w:spacing w:after="0"/>
      </w:pPr>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29017639" w:rsidR="00C9296D" w:rsidRDefault="00D83ECF" w:rsidP="004138B2">
      <w:del w:id="98" w:author="Bob Muller" w:date="2015-07-27T16:59:00Z">
        <w:r w:rsidDel="006E7EEF">
          <w:rPr>
            <w:noProof/>
          </w:rPr>
          <w:drawing>
            <wp:inline distT="0" distB="0" distL="0" distR="0" wp14:anchorId="5CB2C8A9" wp14:editId="7C47E323">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3">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del>
      <w:ins w:id="99" w:author="Bob Muller" w:date="2015-07-27T17:00:00Z">
        <w:r w:rsidR="006E7EEF">
          <w:rPr>
            <w:noProof/>
          </w:rPr>
          <w:drawing>
            <wp:inline distT="0" distB="0" distL="0" distR="0" wp14:anchorId="3821295F" wp14:editId="703BF9F0">
              <wp:extent cx="5943600" cy="3846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4">
                        <a:extLst>
                          <a:ext uri="{28A0092B-C50C-407E-A947-70E740481C1C}">
                            <a14:useLocalDpi xmlns:a14="http://schemas.microsoft.com/office/drawing/2010/main" val="0"/>
                          </a:ext>
                        </a:extLst>
                      </a:blip>
                      <a:stretch>
                        <a:fillRect/>
                      </a:stretch>
                    </pic:blipFill>
                    <pic:spPr>
                      <a:xfrm>
                        <a:off x="0" y="0"/>
                        <a:ext cx="5944305" cy="3847311"/>
                      </a:xfrm>
                      <a:prstGeom prst="rect">
                        <a:avLst/>
                      </a:prstGeom>
                    </pic:spPr>
                  </pic:pic>
                </a:graphicData>
              </a:graphic>
            </wp:inline>
          </w:drawing>
        </w:r>
      </w:ins>
    </w:p>
    <w:p w14:paraId="5444354F" w14:textId="593D5522" w:rsidR="00C9296D" w:rsidRDefault="0093051D" w:rsidP="00C9296D">
      <w:pPr>
        <w:pStyle w:val="ListParagraph"/>
        <w:keepNext/>
        <w:numPr>
          <w:ilvl w:val="0"/>
          <w:numId w:val="31"/>
        </w:numPr>
      </w:pPr>
      <w:r>
        <w:rPr>
          <w:b/>
        </w:rPr>
        <w:t>Uri</w:t>
      </w:r>
      <w:r w:rsidR="00C9296D" w:rsidRPr="004931A9">
        <w:rPr>
          <w:b/>
        </w:rPr>
        <w:t>Pattern:</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r w:rsidRPr="004931A9">
        <w:rPr>
          <w:i/>
        </w:rPr>
        <w:t>patternId:</w:t>
      </w:r>
      <w:r>
        <w:t xml:space="preserve"> unique identifier for the pattern (key)</w:t>
      </w:r>
    </w:p>
    <w:p w14:paraId="516CD6B1" w14:textId="51F91E10" w:rsidR="00C9296D" w:rsidRDefault="00C9296D" w:rsidP="00C9296D">
      <w:pPr>
        <w:pStyle w:val="ListParagraph"/>
        <w:numPr>
          <w:ilvl w:val="1"/>
          <w:numId w:val="31"/>
        </w:numPr>
      </w:pPr>
      <w:r w:rsidRPr="004931A9">
        <w:rPr>
          <w:i/>
        </w:rPr>
        <w:t>pattern:</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r w:rsidRPr="004931A9">
        <w:rPr>
          <w:b/>
        </w:rPr>
        <w:t>AccessType:</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r w:rsidRPr="004931A9">
        <w:rPr>
          <w:i/>
        </w:rPr>
        <w:t>accessTypeId:</w:t>
      </w:r>
      <w:r>
        <w:t xml:space="preserve"> unique identifier for the access type (key)</w:t>
      </w:r>
    </w:p>
    <w:p w14:paraId="6321D4A1" w14:textId="72F0A911" w:rsidR="00C9296D" w:rsidRDefault="00C9296D" w:rsidP="00C9296D">
      <w:pPr>
        <w:pStyle w:val="ListParagraph"/>
        <w:numPr>
          <w:ilvl w:val="1"/>
          <w:numId w:val="31"/>
        </w:numPr>
      </w:pPr>
      <w:r w:rsidRPr="004931A9">
        <w:rPr>
          <w:i/>
        </w:rPr>
        <w:t>name:</w:t>
      </w:r>
      <w:r>
        <w:t xml:space="preserve"> the name of the access type</w:t>
      </w:r>
    </w:p>
    <w:p w14:paraId="498B3968" w14:textId="319BCBE3" w:rsidR="00C9296D" w:rsidRDefault="00C9296D" w:rsidP="00C9296D">
      <w:pPr>
        <w:pStyle w:val="ListParagraph"/>
        <w:keepNext/>
        <w:numPr>
          <w:ilvl w:val="0"/>
          <w:numId w:val="31"/>
        </w:numPr>
      </w:pPr>
      <w:r w:rsidRPr="004931A9">
        <w:rPr>
          <w:b/>
        </w:rPr>
        <w:t>AccessRule:</w:t>
      </w:r>
      <w:r>
        <w:t xml:space="preserve"> </w:t>
      </w:r>
      <w:r w:rsidRPr="00C9296D">
        <w:t>A rule that links a set of URIs to a specific access type</w:t>
      </w:r>
      <w:ins w:id="100" w:author="Bob Muller" w:date="2015-07-27T17:36:00Z">
        <w:r w:rsidR="00970696">
          <w:t>; a ternary association between a URI Pattern, an Access Type, and a Partner.</w:t>
        </w:r>
      </w:ins>
    </w:p>
    <w:p w14:paraId="69ED8AC7" w14:textId="11D4DB79" w:rsidR="00C9296D" w:rsidDel="00970696" w:rsidRDefault="00C9296D" w:rsidP="00C9296D">
      <w:pPr>
        <w:pStyle w:val="ListParagraph"/>
        <w:keepNext/>
        <w:numPr>
          <w:ilvl w:val="1"/>
          <w:numId w:val="31"/>
        </w:numPr>
        <w:rPr>
          <w:del w:id="101" w:author="Bob Muller" w:date="2015-07-27T17:36:00Z"/>
        </w:rPr>
      </w:pPr>
      <w:del w:id="102" w:author="Bob Muller" w:date="2015-07-27T17:36:00Z">
        <w:r w:rsidRPr="004931A9" w:rsidDel="00970696">
          <w:rPr>
            <w:i/>
          </w:rPr>
          <w:delText>accessRuleId:</w:delText>
        </w:r>
        <w:r w:rsidDel="00970696">
          <w:delText xml:space="preserve"> unique identifier for the access type (key)</w:delText>
        </w:r>
      </w:del>
    </w:p>
    <w:p w14:paraId="58F1D33A" w14:textId="2DF467F5" w:rsidR="00C9296D" w:rsidRDefault="00C9296D" w:rsidP="00C9296D">
      <w:pPr>
        <w:pStyle w:val="ListParagraph"/>
        <w:keepNext/>
        <w:numPr>
          <w:ilvl w:val="1"/>
          <w:numId w:val="31"/>
        </w:numPr>
      </w:pPr>
      <w:r w:rsidRPr="004931A9">
        <w:rPr>
          <w:i/>
        </w:rPr>
        <w:t>patternId:</w:t>
      </w:r>
      <w:r>
        <w:t xml:space="preserve"> the set of URIs that trigger the rule</w:t>
      </w:r>
      <w:ins w:id="103" w:author="Bob Muller" w:date="2015-07-27T17:36:00Z">
        <w:r w:rsidR="00970696">
          <w:t xml:space="preserve"> (key, foreign key)</w:t>
        </w:r>
      </w:ins>
    </w:p>
    <w:p w14:paraId="70F0A022" w14:textId="1444E1EC" w:rsidR="00C9296D" w:rsidRDefault="00C9296D" w:rsidP="00C9296D">
      <w:pPr>
        <w:pStyle w:val="ListParagraph"/>
        <w:numPr>
          <w:ilvl w:val="1"/>
          <w:numId w:val="31"/>
        </w:numPr>
      </w:pPr>
      <w:r w:rsidRPr="004931A9">
        <w:rPr>
          <w:i/>
        </w:rPr>
        <w:t>accessTypeId:</w:t>
      </w:r>
      <w:r>
        <w:t xml:space="preserve"> the type of access to authorize for the set of URIs</w:t>
      </w:r>
      <w:ins w:id="104" w:author="Bob Muller" w:date="2015-07-27T17:36:00Z">
        <w:r w:rsidR="00970696">
          <w:t xml:space="preserve"> (key, foreign key)</w:t>
        </w:r>
      </w:ins>
    </w:p>
    <w:p w14:paraId="20F7EF11" w14:textId="40E9A34C" w:rsidR="0093051D" w:rsidRPr="004138B2" w:rsidRDefault="0093051D" w:rsidP="00C9296D">
      <w:pPr>
        <w:pStyle w:val="ListParagraph"/>
        <w:numPr>
          <w:ilvl w:val="1"/>
          <w:numId w:val="31"/>
        </w:numPr>
      </w:pPr>
      <w:r w:rsidRPr="0093051D">
        <w:rPr>
          <w:i/>
        </w:rPr>
        <w:t>partnerId:</w:t>
      </w:r>
      <w:r>
        <w:t xml:space="preserve"> the partner that owns the rule</w:t>
      </w:r>
      <w:ins w:id="105" w:author="Bob Muller" w:date="2015-07-27T17:36:00Z">
        <w:r w:rsidR="00970696">
          <w:t xml:space="preserve"> (key, foreign key)</w:t>
        </w:r>
      </w:ins>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09BC5882" w:rsidR="004931A9" w:rsidRDefault="004253B2" w:rsidP="00B0137F">
      <w:pPr>
        <w:keepNext/>
      </w:pPr>
      <w:del w:id="106" w:author="Bob Muller" w:date="2015-07-27T17:00:00Z">
        <w:r w:rsidDel="006E7EEF">
          <w:rPr>
            <w:noProof/>
          </w:rPr>
          <w:drawing>
            <wp:inline distT="0" distB="0" distL="0" distR="0" wp14:anchorId="5874097C" wp14:editId="6E4CE08F">
              <wp:extent cx="4343400" cy="384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5">
                        <a:extLst>
                          <a:ext uri="{28A0092B-C50C-407E-A947-70E740481C1C}">
                            <a14:useLocalDpi xmlns:a14="http://schemas.microsoft.com/office/drawing/2010/main" val="0"/>
                          </a:ext>
                        </a:extLst>
                      </a:blip>
                      <a:stretch>
                        <a:fillRect/>
                      </a:stretch>
                    </pic:blipFill>
                    <pic:spPr>
                      <a:xfrm>
                        <a:off x="0" y="0"/>
                        <a:ext cx="4343871" cy="3843427"/>
                      </a:xfrm>
                      <a:prstGeom prst="rect">
                        <a:avLst/>
                      </a:prstGeom>
                    </pic:spPr>
                  </pic:pic>
                </a:graphicData>
              </a:graphic>
            </wp:inline>
          </w:drawing>
        </w:r>
      </w:del>
      <w:ins w:id="107" w:author="Bob Muller" w:date="2015-07-27T17:01:00Z">
        <w:r w:rsidR="006E7EEF">
          <w:rPr>
            <w:noProof/>
          </w:rPr>
          <w:drawing>
            <wp:inline distT="0" distB="0" distL="0" distR="0" wp14:anchorId="199C3205" wp14:editId="17EFE590">
              <wp:extent cx="3657600" cy="32362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5">
                        <a:extLst>
                          <a:ext uri="{28A0092B-C50C-407E-A947-70E740481C1C}">
                            <a14:useLocalDpi xmlns:a14="http://schemas.microsoft.com/office/drawing/2010/main" val="0"/>
                          </a:ext>
                        </a:extLst>
                      </a:blip>
                      <a:stretch>
                        <a:fillRect/>
                      </a:stretch>
                    </pic:blipFill>
                    <pic:spPr>
                      <a:xfrm>
                        <a:off x="0" y="0"/>
                        <a:ext cx="3658731" cy="3237220"/>
                      </a:xfrm>
                      <a:prstGeom prst="rect">
                        <a:avLst/>
                      </a:prstGeom>
                    </pic:spPr>
                  </pic:pic>
                </a:graphicData>
              </a:graphic>
            </wp:inline>
          </w:drawing>
        </w:r>
      </w:ins>
    </w:p>
    <w:p w14:paraId="1A1501FC" w14:textId="00293DF9" w:rsidR="00B0137F" w:rsidRDefault="00B0137F" w:rsidP="00ED32C0">
      <w:pPr>
        <w:pStyle w:val="ListParagraph"/>
        <w:keepNext/>
        <w:numPr>
          <w:ilvl w:val="0"/>
          <w:numId w:val="32"/>
        </w:numPr>
      </w:pPr>
      <w:r w:rsidRPr="008E165A">
        <w:rPr>
          <w:b/>
        </w:rPr>
        <w:t>PageView:</w:t>
      </w:r>
      <w:r>
        <w:t xml:space="preserve"> a single access through a URI</w:t>
      </w:r>
    </w:p>
    <w:p w14:paraId="0EC165E1" w14:textId="157CCFD4" w:rsidR="00294132" w:rsidRDefault="00294132" w:rsidP="00ED32C0">
      <w:pPr>
        <w:pStyle w:val="ListParagraph"/>
        <w:keepNext/>
        <w:numPr>
          <w:ilvl w:val="1"/>
          <w:numId w:val="32"/>
        </w:numPr>
      </w:pPr>
      <w:r w:rsidRPr="008E165A">
        <w:rPr>
          <w:i/>
        </w:rPr>
        <w:t>pageViewId:</w:t>
      </w:r>
      <w:r>
        <w:t xml:space="preserve"> the unique identifier for the page view (key)</w:t>
      </w:r>
    </w:p>
    <w:p w14:paraId="03DAC0F1" w14:textId="77777777" w:rsidR="00BC1E8D" w:rsidRDefault="00BC1E8D" w:rsidP="00BC1E8D">
      <w:pPr>
        <w:pStyle w:val="ListParagraph"/>
        <w:keepNext/>
        <w:numPr>
          <w:ilvl w:val="1"/>
          <w:numId w:val="32"/>
        </w:numPr>
      </w:pPr>
      <w:r w:rsidRPr="008E165A">
        <w:rPr>
          <w:i/>
        </w:rPr>
        <w:t>ip:</w:t>
      </w:r>
      <w:r>
        <w:t xml:space="preserve"> the IP address that made the requests in the session</w:t>
      </w:r>
    </w:p>
    <w:p w14:paraId="3005CEE2" w14:textId="5E2A80A9" w:rsidR="00BC1E8D" w:rsidRDefault="00BC1E8D" w:rsidP="00BC1E8D">
      <w:pPr>
        <w:pStyle w:val="ListParagraph"/>
        <w:numPr>
          <w:ilvl w:val="1"/>
          <w:numId w:val="32"/>
        </w:numPr>
      </w:pPr>
      <w:r w:rsidRPr="00F812C9">
        <w:rPr>
          <w:i/>
        </w:rPr>
        <w:t>partyId:</w:t>
      </w:r>
      <w:r>
        <w:t xml:space="preserve"> the optional party that initiated the page view, if any</w:t>
      </w:r>
      <w:ins w:id="108" w:author="Bob Muller" w:date="2015-07-27T17:37:00Z">
        <w:r w:rsidR="00970696">
          <w:t xml:space="preserve"> (foreign key)</w:t>
        </w:r>
      </w:ins>
      <w:bookmarkStart w:id="109" w:name="_GoBack"/>
      <w:bookmarkEnd w:id="109"/>
    </w:p>
    <w:p w14:paraId="2C6E1087" w14:textId="69DE889E" w:rsidR="00294132" w:rsidRDefault="00294132" w:rsidP="00ED32C0">
      <w:pPr>
        <w:pStyle w:val="ListParagraph"/>
        <w:keepNext/>
        <w:numPr>
          <w:ilvl w:val="1"/>
          <w:numId w:val="32"/>
        </w:numPr>
      </w:pPr>
      <w:r w:rsidRPr="008E165A">
        <w:rPr>
          <w:i/>
        </w:rPr>
        <w:t>sessionId:</w:t>
      </w:r>
      <w:r>
        <w:t xml:space="preserve"> the id </w:t>
      </w:r>
      <w:r w:rsidR="00BC1E8D">
        <w:t xml:space="preserve">token </w:t>
      </w:r>
      <w:r>
        <w:t>of the session containing the page view</w:t>
      </w:r>
    </w:p>
    <w:p w14:paraId="703DC81D" w14:textId="6215B284" w:rsidR="00294132" w:rsidRDefault="00294132" w:rsidP="00ED32C0">
      <w:pPr>
        <w:pStyle w:val="ListParagraph"/>
        <w:keepNext/>
        <w:numPr>
          <w:ilvl w:val="1"/>
          <w:numId w:val="32"/>
        </w:numPr>
      </w:pPr>
      <w:r w:rsidRPr="008E165A">
        <w:rPr>
          <w:i/>
        </w:rPr>
        <w:t>pageViewDate:</w:t>
      </w:r>
      <w:r>
        <w:t xml:space="preserve"> the date and time of the request</w:t>
      </w:r>
    </w:p>
    <w:p w14:paraId="73F03B09" w14:textId="756E61AB" w:rsidR="00294132" w:rsidRPr="00903528" w:rsidRDefault="00294132" w:rsidP="00294132">
      <w:pPr>
        <w:pStyle w:val="ListParagraph"/>
        <w:numPr>
          <w:ilvl w:val="1"/>
          <w:numId w:val="32"/>
        </w:numPr>
      </w:pPr>
      <w:r w:rsidRPr="008E165A">
        <w:rPr>
          <w:i/>
        </w:rPr>
        <w:t>uri:</w:t>
      </w:r>
      <w:r>
        <w:t xml:space="preserve"> the full URI of the request, including query string</w:t>
      </w:r>
    </w:p>
    <w:sectPr w:rsidR="00294132" w:rsidRPr="00903528" w:rsidSect="000F00B5">
      <w:headerReference w:type="first" r:id="rId26"/>
      <w:footerReference w:type="firs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8A728D" w:rsidRDefault="008A728D">
      <w:pPr>
        <w:spacing w:after="0"/>
      </w:pPr>
      <w:r>
        <w:separator/>
      </w:r>
    </w:p>
  </w:endnote>
  <w:endnote w:type="continuationSeparator" w:id="0">
    <w:p w14:paraId="3C2BB4F9" w14:textId="77777777" w:rsidR="008A728D" w:rsidRDefault="008A72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8A728D" w:rsidRDefault="008A728D"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70696">
      <w:rPr>
        <w:rStyle w:val="PageNumber"/>
        <w:noProof/>
      </w:rPr>
      <w:t>11</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8A728D" w:rsidRPr="00CC532C" w:rsidRDefault="008A728D"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8A728D" w:rsidRPr="00CC532C" w:rsidRDefault="008A728D"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8A728D" w:rsidRDefault="008A728D">
      <w:pPr>
        <w:spacing w:after="0"/>
      </w:pPr>
      <w:r>
        <w:separator/>
      </w:r>
    </w:p>
  </w:footnote>
  <w:footnote w:type="continuationSeparator" w:id="0">
    <w:p w14:paraId="275373BD" w14:textId="77777777" w:rsidR="008A728D" w:rsidRDefault="008A728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1DC8EB03" w:rsidR="008A728D" w:rsidRDefault="008A728D" w:rsidP="000F00B5">
    <w:pPr>
      <w:pStyle w:val="Header"/>
      <w:tabs>
        <w:tab w:val="clear" w:pos="4320"/>
        <w:tab w:val="clear" w:pos="8640"/>
        <w:tab w:val="center" w:pos="4680"/>
        <w:tab w:val="right" w:pos="9360"/>
      </w:tabs>
    </w:pPr>
    <w:r>
      <w:t xml:space="preserve">Subscription Management System </w:t>
    </w:r>
    <w:del w:id="5" w:author="Bob Muller" w:date="2015-07-27T17:06:00Z">
      <w:r w:rsidDel="0026432D">
        <w:delText>Database</w:delText>
      </w:r>
    </w:del>
    <w:ins w:id="6" w:author="Bob Muller" w:date="2015-07-27T17:06:00Z">
      <w:r>
        <w:t>API/DB</w:t>
      </w:r>
    </w:ins>
    <w:r>
      <w:tab/>
    </w:r>
    <w:r>
      <w:tab/>
      <w:t>July 27,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8A728D" w:rsidRDefault="008A728D"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8A728D" w:rsidRDefault="008A728D"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CF38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34940"/>
    <w:rsid w:val="0016271B"/>
    <w:rsid w:val="001A3C44"/>
    <w:rsid w:val="001E2EE1"/>
    <w:rsid w:val="0026369A"/>
    <w:rsid w:val="0026432D"/>
    <w:rsid w:val="00294132"/>
    <w:rsid w:val="002D2E5D"/>
    <w:rsid w:val="00333988"/>
    <w:rsid w:val="00381B72"/>
    <w:rsid w:val="00390482"/>
    <w:rsid w:val="003F7CA9"/>
    <w:rsid w:val="0040022C"/>
    <w:rsid w:val="004138B2"/>
    <w:rsid w:val="004253B2"/>
    <w:rsid w:val="00485693"/>
    <w:rsid w:val="004931A9"/>
    <w:rsid w:val="004A062D"/>
    <w:rsid w:val="005071B7"/>
    <w:rsid w:val="005111F7"/>
    <w:rsid w:val="005118FC"/>
    <w:rsid w:val="00684700"/>
    <w:rsid w:val="006909C2"/>
    <w:rsid w:val="006B764F"/>
    <w:rsid w:val="006C758B"/>
    <w:rsid w:val="006E7EEF"/>
    <w:rsid w:val="006F16E4"/>
    <w:rsid w:val="00742271"/>
    <w:rsid w:val="0079185D"/>
    <w:rsid w:val="007930EC"/>
    <w:rsid w:val="007B18E0"/>
    <w:rsid w:val="007D1598"/>
    <w:rsid w:val="007F5E3D"/>
    <w:rsid w:val="008226DA"/>
    <w:rsid w:val="00831276"/>
    <w:rsid w:val="008341B5"/>
    <w:rsid w:val="0084166D"/>
    <w:rsid w:val="0087475A"/>
    <w:rsid w:val="008A728D"/>
    <w:rsid w:val="008C029A"/>
    <w:rsid w:val="008E165A"/>
    <w:rsid w:val="008E7B3A"/>
    <w:rsid w:val="008F3749"/>
    <w:rsid w:val="00904200"/>
    <w:rsid w:val="009275F4"/>
    <w:rsid w:val="009302DC"/>
    <w:rsid w:val="0093051D"/>
    <w:rsid w:val="00970696"/>
    <w:rsid w:val="009940EA"/>
    <w:rsid w:val="009A42F0"/>
    <w:rsid w:val="00A01D3A"/>
    <w:rsid w:val="00A814D1"/>
    <w:rsid w:val="00AC57BE"/>
    <w:rsid w:val="00AD3AF1"/>
    <w:rsid w:val="00AF3352"/>
    <w:rsid w:val="00B0137F"/>
    <w:rsid w:val="00B566CE"/>
    <w:rsid w:val="00BC1E8D"/>
    <w:rsid w:val="00BD0736"/>
    <w:rsid w:val="00BD5B00"/>
    <w:rsid w:val="00C076DB"/>
    <w:rsid w:val="00C2292E"/>
    <w:rsid w:val="00C333AF"/>
    <w:rsid w:val="00C373C2"/>
    <w:rsid w:val="00C9296D"/>
    <w:rsid w:val="00C935C9"/>
    <w:rsid w:val="00D07FEF"/>
    <w:rsid w:val="00D14F74"/>
    <w:rsid w:val="00D265AE"/>
    <w:rsid w:val="00D32E7B"/>
    <w:rsid w:val="00D57127"/>
    <w:rsid w:val="00D83ECF"/>
    <w:rsid w:val="00D85072"/>
    <w:rsid w:val="00E42172"/>
    <w:rsid w:val="00E67C53"/>
    <w:rsid w:val="00EA54B1"/>
    <w:rsid w:val="00ED32C0"/>
    <w:rsid w:val="00ED52F4"/>
    <w:rsid w:val="00F12AEB"/>
    <w:rsid w:val="00F5189F"/>
    <w:rsid w:val="00F7075F"/>
    <w:rsid w:val="00F802E3"/>
    <w:rsid w:val="00F812C9"/>
    <w:rsid w:val="00F83E4A"/>
    <w:rsid w:val="00FD3010"/>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image" Target="media/image12.tif"/><Relationship Id="rId24" Type="http://schemas.openxmlformats.org/officeDocument/2006/relationships/image" Target="media/image13.tif"/><Relationship Id="rId25" Type="http://schemas.openxmlformats.org/officeDocument/2006/relationships/image" Target="media/image14.tif"/><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316</TotalTime>
  <Pages>11</Pages>
  <Words>1783</Words>
  <Characters>10165</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11925</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62</cp:revision>
  <cp:lastPrinted>2015-05-30T14:06:00Z</cp:lastPrinted>
  <dcterms:created xsi:type="dcterms:W3CDTF">2015-05-03T14:04:00Z</dcterms:created>
  <dcterms:modified xsi:type="dcterms:W3CDTF">2015-07-28T00:37:00Z</dcterms:modified>
</cp:coreProperties>
</file>